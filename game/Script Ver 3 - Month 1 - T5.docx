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{sprite/bg}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(narrator)</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ABC:</w:t>
      </w:r>
      <w:r w:rsidDel="00000000" w:rsidR="00000000" w:rsidRPr="00000000">
        <w:rPr>
          <w:rtl w:val="0"/>
        </w:rPr>
        <w:t xml:space="preserve"> “Nhân vật nói chuyện”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shd w:fill="a4c2f4" w:val="clear"/>
        </w:rPr>
      </w:pPr>
      <w:r w:rsidDel="00000000" w:rsidR="00000000" w:rsidRPr="00000000">
        <w:rPr>
          <w:shd w:fill="a4c2f4" w:val="clear"/>
          <w:rtl w:val="0"/>
        </w:rPr>
        <w:t xml:space="preserve">&lt;Lựa chọn quan trọng, liên quan tới game over hoặc major&gt;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shd w:fill="ffd966" w:val="clear"/>
        </w:rPr>
      </w:pPr>
      <w:r w:rsidDel="00000000" w:rsidR="00000000" w:rsidRPr="00000000">
        <w:rPr>
          <w:shd w:fill="ffd966" w:val="clear"/>
          <w:rtl w:val="0"/>
        </w:rPr>
        <w:t xml:space="preserve">&lt;Lựa chọn casual, tăng giảm rp hoặc pp&gt;</w:t>
      </w:r>
    </w:p>
    <w:p w:rsidR="00000000" w:rsidDel="00000000" w:rsidP="00000000" w:rsidRDefault="00000000" w:rsidRPr="00000000" w14:paraId="0000000A">
      <w:pPr>
        <w:rPr>
          <w:shd w:fill="ffd966" w:val="clear"/>
        </w:rPr>
      </w:pPr>
      <w:ins w:author="Deez nuts" w:id="0" w:date="2026-01-07T06:15:25Z">
        <w:r w:rsidDel="00000000" w:rsidR="00000000" w:rsidRPr="00000000">
          <w:rPr>
            <w:shd w:fill="ffd966" w:val="clear"/>
            <w:rtl w:val="0"/>
          </w:rPr>
          <w:tab/>
        </w:r>
      </w:ins>
      <w:r w:rsidDel="00000000" w:rsidR="00000000" w:rsidRPr="00000000">
        <w:rPr>
          <w:rtl w:val="0"/>
        </w:rPr>
      </w:r>
    </w:p>
    <w:p w:rsidR="00000000" w:rsidDel="00000000" w:rsidP="00000000" w:rsidRDefault="00000000" w:rsidRPr="00000000" w14:paraId="0000000B">
      <w:pPr>
        <w:rPr>
          <w:shd w:fill="dd7e6b" w:val="clear"/>
        </w:rPr>
      </w:pPr>
      <w:r w:rsidDel="00000000" w:rsidR="00000000" w:rsidRPr="00000000">
        <w:rPr>
          <w:shd w:fill="dd7e6b" w:val="clear"/>
          <w:rtl w:val="0"/>
        </w:rPr>
        <w:t xml:space="preserve">[Game over]</w:t>
      </w:r>
    </w:p>
    <w:p w:rsidR="00000000" w:rsidDel="00000000" w:rsidP="00000000" w:rsidRDefault="00000000" w:rsidRPr="00000000" w14:paraId="0000000C">
      <w:pPr>
        <w:rPr>
          <w:shd w:fill="dd7e6b" w:val="clear"/>
        </w:rPr>
      </w:pPr>
      <w:r w:rsidDel="00000000" w:rsidR="00000000" w:rsidRPr="00000000">
        <w:rPr>
          <w:rtl w:val="0"/>
        </w:rPr>
      </w:r>
    </w:p>
    <w:p w:rsidR="00000000" w:rsidDel="00000000" w:rsidP="00000000" w:rsidRDefault="00000000" w:rsidRPr="00000000" w14:paraId="0000000D">
      <w:pPr>
        <w:ind w:left="0" w:firstLine="0"/>
        <w:rPr>
          <w:shd w:fill="dd7e6b" w:val="clear"/>
        </w:rPr>
      </w:pPr>
      <w:r w:rsidDel="00000000" w:rsidR="00000000" w:rsidRPr="00000000">
        <w:rPr>
          <w:shd w:fill="dd7e6b" w:val="clear"/>
          <w:rtl w:val="0"/>
        </w:rPr>
        <w:t xml:space="preserve">-Trừ điểm rp</w:t>
      </w:r>
    </w:p>
    <w:p w:rsidR="00000000" w:rsidDel="00000000" w:rsidP="00000000" w:rsidRDefault="00000000" w:rsidRPr="00000000" w14:paraId="0000000E">
      <w:pPr>
        <w:ind w:left="0" w:firstLine="0"/>
        <w:rPr>
          <w:shd w:fill="dd7e6b" w:val="clear"/>
        </w:rPr>
      </w:pPr>
      <w:r w:rsidDel="00000000" w:rsidR="00000000" w:rsidRPr="00000000">
        <w:rPr>
          <w:rtl w:val="0"/>
        </w:rPr>
      </w:r>
    </w:p>
    <w:p w:rsidR="00000000" w:rsidDel="00000000" w:rsidP="00000000" w:rsidRDefault="00000000" w:rsidRPr="00000000" w14:paraId="0000000F">
      <w:pPr>
        <w:ind w:left="0" w:firstLine="0"/>
        <w:rPr>
          <w:shd w:fill="b6d7a8" w:val="clear"/>
        </w:rPr>
      </w:pPr>
      <w:r w:rsidDel="00000000" w:rsidR="00000000" w:rsidRPr="00000000">
        <w:rPr>
          <w:shd w:fill="b6d7a8" w:val="clear"/>
          <w:rtl w:val="0"/>
        </w:rPr>
        <w:t xml:space="preserve">+Cộng điểm rp</w:t>
      </w:r>
    </w:p>
    <w:p w:rsidR="00000000" w:rsidDel="00000000" w:rsidP="00000000" w:rsidRDefault="00000000" w:rsidRPr="00000000" w14:paraId="00000010">
      <w:pPr>
        <w:rPr>
          <w:shd w:fill="ffd966" w:val="clear"/>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Hướng dẫn game, nằm trong text box</w:t>
      </w:r>
    </w:p>
    <w:p w:rsidR="00000000" w:rsidDel="00000000" w:rsidP="00000000" w:rsidRDefault="00000000" w:rsidRPr="00000000" w14:paraId="00000012">
      <w:pPr>
        <w:rPr>
          <w:b w:val="1"/>
          <w:bCs w:val="1"/>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Mỗi lần lựa chọn dài sẽ có page break</w:t>
      </w:r>
      <w:r w:rsidDel="00000000" w:rsidR="00000000" w:rsidRPr="00000000">
        <w:br w:type="page"/>
      </w:r>
      <w:r w:rsidDel="00000000" w:rsidR="00000000" w:rsidRPr="00000000">
        <w:rPr>
          <w:rtl w:val="0"/>
        </w:rPr>
      </w:r>
    </w:p>
    <w:p w:rsidR="00000000" w:rsidDel="00000000" w:rsidP="00000000" w:rsidRDefault="00000000" w:rsidRPr="00000000" w14:paraId="00000014">
      <w:pPr>
        <w:rPr>
          <w:u w:val="single"/>
        </w:rPr>
      </w:pPr>
      <w:r w:rsidDel="00000000" w:rsidR="00000000" w:rsidRPr="00000000">
        <w:rPr>
          <w:u w:val="single"/>
          <w:rtl w:val="0"/>
        </w:rPr>
        <w:t xml:space="preserve">{bg: Streets}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(Một buổi chiều thứ 5 nóng nực tháng 8…)</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(Bạn đang rảo bước trên vỉa hè, trên lưng là một chiếc cặp sách nặng nề. Bạn vừa xuống khỏi chiếc </w:t>
      </w:r>
      <w:commentRangeStart w:id="0"/>
      <w:r w:rsidDel="00000000" w:rsidR="00000000" w:rsidRPr="00000000">
        <w:rPr>
          <w:rtl w:val="0"/>
        </w:rPr>
        <w:t xml:space="preserve">Grob Bike</w:t>
      </w:r>
      <w:commentRangeEnd w:id="0"/>
      <w:r w:rsidDel="00000000" w:rsidR="00000000" w:rsidRPr="00000000">
        <w:commentReference w:id="0"/>
      </w:r>
      <w:r w:rsidDel="00000000" w:rsidR="00000000" w:rsidRPr="00000000">
        <w:rPr>
          <w:rtl w:val="0"/>
        </w:rPr>
        <w:t xml:space="preserve"> và đang trên đường tới một nơi rất quan trọng.)</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(Giờ tan tầm Sài Gòn không tha cho ai, kể cả bạn, chuyến xe gấp gáp bạn đặt để kịp tới lớp cũng lâu hơn bình thường. Bạn </w:t>
      </w:r>
      <w:r w:rsidDel="00000000" w:rsidR="00000000" w:rsidRPr="00000000">
        <w:rPr>
          <w:rtl w:val="0"/>
        </w:rPr>
        <w:t xml:space="preserve">lo sợ về việc bạn đang chậm trễ so với kế hoạch ban đầu</w:t>
      </w:r>
      <w:r w:rsidDel="00000000" w:rsidR="00000000" w:rsidRPr="00000000">
        <w:rPr>
          <w:rtl w:val="0"/>
        </w:rPr>
        <w:t xml:space="preserv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(Bạn nhìn lên khỏi chiếc điện thoại, xung quanh bạn là không khí xô bồ của thành phố sau 5 giờ.)</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(Con hẻm nhỏ không đông đúc, nhưng vẫn có xe qua lại, cùng với các quán ăn lề đường tạo nên một cảm giác rất riêng)</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commentRangeStart w:id="1"/>
      <w:r w:rsidDel="00000000" w:rsidR="00000000" w:rsidRPr="00000000">
        <w:rPr>
          <w:rtl w:val="0"/>
        </w:rPr>
        <w:t xml:space="preserve">(Bạn cứ tiếp tục bước và không biết đến khi nào, bạn nhìn thấy con hẻm bạn cần rẽ vào</w:t>
      </w:r>
      <w:commentRangeEnd w:id="1"/>
      <w:r w:rsidDel="00000000" w:rsidR="00000000" w:rsidRPr="00000000">
        <w:commentReference w:id="1"/>
      </w:r>
      <w:r w:rsidDel="00000000" w:rsidR="00000000" w:rsidRPr="00000000">
        <w:rPr>
          <w:rtl w:val="0"/>
        </w:rPr>
        <w:t xml:space="preserve">. Cảm giác như đang chơi một trò chơi đi tìm kho báu vậy</w:t>
      </w:r>
      <w:commentRangeStart w:id="2"/>
      <w:r w:rsidDel="00000000" w:rsidR="00000000" w:rsidRPr="00000000">
        <w:rPr>
          <w:rtl w:val="0"/>
        </w:rPr>
        <w:t xml:space="preserve">)</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{bg: Eatery}</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(Nhưng thứ lọt vào</w:t>
      </w:r>
      <w:r w:rsidDel="00000000" w:rsidR="00000000" w:rsidRPr="00000000">
        <w:rPr>
          <w:rtl w:val="0"/>
        </w:rPr>
        <w:t xml:space="preserve"> ánh mắt bạn</w:t>
      </w:r>
      <w:r w:rsidDel="00000000" w:rsidR="00000000" w:rsidRPr="00000000">
        <w:rPr>
          <w:rtl w:val="0"/>
        </w:rPr>
        <w:t xml:space="preserve"> không phải con hẻm, mà là quán ăn vỉa hè nằm ngay cạnh nó.)</w:t>
        <w:br w:type="textWrapping"/>
        <w:br w:type="textWrapping"/>
        <w:t xml:space="preserve">(</w:t>
      </w:r>
      <w:commentRangeStart w:id="3"/>
      <w:r w:rsidDel="00000000" w:rsidR="00000000" w:rsidRPr="00000000">
        <w:rPr>
          <w:rtl w:val="0"/>
        </w:rPr>
        <w:t xml:space="preserve">Những chiếc ghế nhựa xanh đỏ và chiếc bàn nhựa quốc dân</w:t>
      </w:r>
      <w:commentRangeEnd w:id="3"/>
      <w:r w:rsidDel="00000000" w:rsidR="00000000" w:rsidRPr="00000000">
        <w:commentReference w:id="3"/>
      </w:r>
      <w:r w:rsidDel="00000000" w:rsidR="00000000" w:rsidRPr="00000000">
        <w:rPr>
          <w:rtl w:val="0"/>
        </w:rPr>
        <w:t xml:space="preserve"> được sắp xếp để tối ưu (chiếm dụng) không gian vỉa hè. Ngồi ở đó là những học sinh giống bạn, ngồi theo tốp ba tốp năm cặm cụi vào ăn những hộp xiên bẩn ngon lành thơm phức và hóng hớt nói chuyện.)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(Hương thơm của món đồ ăn này như đang gọi mời bạn.)</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b w:val="1"/>
          <w:bCs w:val="1"/>
          <w:rtl w:val="0"/>
        </w:rPr>
        <w:t xml:space="preserve">Trong câu chuyện này, bạn sẽ bắt gặp phải những tình huống khi bạn phải đưa ra lựa chọn, một vài lựa chọn sẽ đưa bạn đến những lối đi khác nhau, trong khi một vài lựa chọn nguy hiểm có thể kết thúc chặng đường của bạn.</w:t>
      </w:r>
    </w:p>
    <w:p w:rsidR="00000000" w:rsidDel="00000000" w:rsidP="00000000" w:rsidRDefault="00000000" w:rsidRPr="00000000" w14:paraId="00000029">
      <w:pPr>
        <w:rPr>
          <w:b w:val="1"/>
          <w:bCs w:val="1"/>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b w:val="1"/>
          <w:bCs w:val="1"/>
          <w:rtl w:val="0"/>
        </w:rPr>
        <w:t xml:space="preserve">Khi bạn gặp phải những lựa chọn này, dòng chữ</w:t>
      </w:r>
    </w:p>
    <w:p w:rsidR="00000000" w:rsidDel="00000000" w:rsidP="00000000" w:rsidRDefault="00000000" w:rsidRPr="00000000" w14:paraId="0000002B">
      <w:pPr>
        <w:rPr>
          <w:b w:val="1"/>
          <w:bCs w:val="1"/>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b w:val="1"/>
          <w:bCs w:val="1"/>
          <w:rtl w:val="0"/>
        </w:rPr>
        <w:t xml:space="preserve">“Bạn nghĩ lựa chọn này khá quan trọng”</w:t>
      </w:r>
    </w:p>
    <w:p w:rsidR="00000000" w:rsidDel="00000000" w:rsidP="00000000" w:rsidRDefault="00000000" w:rsidRPr="00000000" w14:paraId="0000002D">
      <w:pPr>
        <w:rPr>
          <w:b w:val="1"/>
          <w:bCs w:val="1"/>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b w:val="1"/>
          <w:bCs w:val="1"/>
          <w:rtl w:val="0"/>
        </w:rPr>
        <w:t xml:space="preserve">Sẽ hiện lên trên màn hình, bạn hãy cân nhắc cẩn thận trước khi đưa ra quyết định nhé.</w:t>
      </w:r>
    </w:p>
    <w:p w:rsidR="00000000" w:rsidDel="00000000" w:rsidP="00000000" w:rsidRDefault="00000000" w:rsidRPr="00000000" w14:paraId="0000002F">
      <w:pPr>
        <w:rPr>
          <w:b w:val="1"/>
          <w:bCs w:val="1"/>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b w:val="1"/>
          <w:bCs w:val="1"/>
          <w:rtl w:val="0"/>
        </w:rPr>
        <w:t xml:space="preserve">Nếu bạn chọn phải một lựa chọn không được… hay lắm. Thì bạn có thể quay lại vào vài khoảnh khắc trước khi nó xảy ra và chọn lại, nhưng đi kèm là một cảm giác deja vu không miêu tả được.</w:t>
      </w:r>
    </w:p>
    <w:p w:rsidR="00000000" w:rsidDel="00000000" w:rsidP="00000000" w:rsidRDefault="00000000" w:rsidRPr="00000000" w14:paraId="00000031">
      <w:pPr>
        <w:rPr>
          <w:b w:val="1"/>
          <w:bCs w:val="1"/>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b w:val="1"/>
          <w:bCs w:val="1"/>
          <w:rtl w:val="0"/>
        </w:rPr>
        <w:t xml:space="preserve">Ngay sau đây sẽ là một ví dụ cho việc này</w:t>
      </w:r>
    </w:p>
    <w:p w:rsidR="00000000" w:rsidDel="00000000" w:rsidP="00000000" w:rsidRDefault="00000000" w:rsidRPr="00000000" w14:paraId="00000033">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34">
      <w:pPr>
        <w:rPr>
          <w:i w:val="1"/>
          <w:iCs w:val="1"/>
        </w:rPr>
      </w:pPr>
      <w:r w:rsidDel="00000000" w:rsidR="00000000" w:rsidRPr="00000000">
        <w:rPr>
          <w:i w:val="1"/>
          <w:iCs w:val="1"/>
          <w:rtl w:val="0"/>
        </w:rPr>
        <w:t xml:space="preserve">(Bạn chần chừ trước mùi thơm của đồ ăn, sự lo lắng, bỡ ngỡ với tình huống trước mặt, và sự phấn chấn khi bắt đầu một thứ gì đó mới.)</w:t>
      </w:r>
    </w:p>
    <w:p w:rsidR="00000000" w:rsidDel="00000000" w:rsidP="00000000" w:rsidRDefault="00000000" w:rsidRPr="00000000" w14:paraId="00000035">
      <w:pPr>
        <w:rPr>
          <w:i w:val="1"/>
          <w:iCs w:val="1"/>
        </w:rPr>
      </w:pPr>
      <w:r w:rsidDel="00000000" w:rsidR="00000000" w:rsidRPr="00000000">
        <w:rPr>
          <w:rtl w:val="0"/>
        </w:rPr>
      </w:r>
    </w:p>
    <w:p w:rsidR="00000000" w:rsidDel="00000000" w:rsidP="00000000" w:rsidRDefault="00000000" w:rsidRPr="00000000" w14:paraId="00000036">
      <w:pPr>
        <w:rPr>
          <w:i w:val="1"/>
          <w:iCs w:val="1"/>
        </w:rPr>
      </w:pPr>
      <w:r w:rsidDel="00000000" w:rsidR="00000000" w:rsidRPr="00000000">
        <w:rPr>
          <w:i w:val="1"/>
          <w:iCs w:val="1"/>
          <w:rtl w:val="0"/>
        </w:rPr>
        <w:t xml:space="preserve">(Bạn nghĩ lựa chọn này khá quan trọng, bạn chọn:)</w:t>
      </w:r>
    </w:p>
    <w:p w:rsidR="00000000" w:rsidDel="00000000" w:rsidP="00000000" w:rsidRDefault="00000000" w:rsidRPr="00000000" w14:paraId="00000037">
      <w:pPr>
        <w:rPr>
          <w:i w:val="1"/>
          <w:iCs w:val="1"/>
        </w:rPr>
      </w:pPr>
      <w:r w:rsidDel="00000000" w:rsidR="00000000" w:rsidRPr="00000000">
        <w:rPr>
          <w:rtl w:val="0"/>
        </w:rPr>
      </w:r>
    </w:p>
    <w:p w:rsidR="00000000" w:rsidDel="00000000" w:rsidP="00000000" w:rsidRDefault="00000000" w:rsidRPr="00000000" w14:paraId="00000038">
      <w:pPr>
        <w:rPr>
          <w:shd w:fill="a4c2f4" w:val="clear"/>
        </w:rPr>
      </w:pPr>
      <w:r w:rsidDel="00000000" w:rsidR="00000000" w:rsidRPr="00000000">
        <w:rPr>
          <w:rtl w:val="0"/>
        </w:rPr>
      </w:r>
    </w:p>
    <w:p w:rsidR="00000000" w:rsidDel="00000000" w:rsidP="00000000" w:rsidRDefault="00000000" w:rsidRPr="00000000" w14:paraId="00000039">
      <w:pPr>
        <w:rPr>
          <w:shd w:fill="a4c2f4" w:val="clear"/>
        </w:rPr>
      </w:pPr>
      <w:r w:rsidDel="00000000" w:rsidR="00000000" w:rsidRPr="00000000">
        <w:rPr>
          <w:shd w:fill="a4c2f4" w:val="clear"/>
          <w:rtl w:val="0"/>
        </w:rPr>
        <w:t xml:space="preserve">&lt;Dừng lại và đi vào quán ăn.&gt;</w:t>
      </w:r>
    </w:p>
    <w:p w:rsidR="00000000" w:rsidDel="00000000" w:rsidP="00000000" w:rsidRDefault="00000000" w:rsidRPr="00000000" w14:paraId="0000003A">
      <w:pPr>
        <w:rPr>
          <w:shd w:fill="a4c2f4" w:val="clear"/>
        </w:rPr>
      </w:pPr>
      <w:r w:rsidDel="00000000" w:rsidR="00000000" w:rsidRPr="00000000">
        <w:rPr>
          <w:rtl w:val="0"/>
        </w:rPr>
      </w:r>
    </w:p>
    <w:p w:rsidR="00000000" w:rsidDel="00000000" w:rsidP="00000000" w:rsidRDefault="00000000" w:rsidRPr="00000000" w14:paraId="0000003B">
      <w:pPr>
        <w:rPr>
          <w:shd w:fill="a4c2f4" w:val="clear"/>
        </w:rPr>
      </w:pPr>
      <w:r w:rsidDel="00000000" w:rsidR="00000000" w:rsidRPr="00000000">
        <w:rPr>
          <w:shd w:fill="a4c2f4" w:val="clear"/>
          <w:rtl w:val="0"/>
        </w:rPr>
        <w:t xml:space="preserve">&lt;Quay lưng và đi về.&gt;</w:t>
      </w:r>
    </w:p>
    <w:p w:rsidR="00000000" w:rsidDel="00000000" w:rsidP="00000000" w:rsidRDefault="00000000" w:rsidRPr="00000000" w14:paraId="0000003C">
      <w:pPr>
        <w:rPr>
          <w:shd w:fill="a4c2f4" w:val="clear"/>
        </w:rPr>
      </w:pPr>
      <w:r w:rsidDel="00000000" w:rsidR="00000000" w:rsidRPr="00000000">
        <w:rPr>
          <w:rtl w:val="0"/>
        </w:rPr>
      </w:r>
    </w:p>
    <w:p w:rsidR="00000000" w:rsidDel="00000000" w:rsidP="00000000" w:rsidRDefault="00000000" w:rsidRPr="00000000" w14:paraId="0000003D">
      <w:pPr>
        <w:rPr>
          <w:shd w:fill="a4c2f4" w:val="clear"/>
        </w:rPr>
      </w:pPr>
      <w:r w:rsidDel="00000000" w:rsidR="00000000" w:rsidRPr="00000000">
        <w:rPr>
          <w:shd w:fill="a4c2f4" w:val="clear"/>
          <w:rtl w:val="0"/>
        </w:rPr>
        <w:t xml:space="preserve">&lt;Rẽ vào con hẻm.&gt;</w:t>
      </w:r>
      <w:r w:rsidDel="00000000" w:rsidR="00000000" w:rsidRPr="00000000">
        <w:br w:type="page"/>
      </w:r>
      <w:r w:rsidDel="00000000" w:rsidR="00000000" w:rsidRPr="00000000">
        <w:rPr>
          <w:rtl w:val="0"/>
        </w:rPr>
      </w:r>
    </w:p>
    <w:p w:rsidR="00000000" w:rsidDel="00000000" w:rsidP="00000000" w:rsidRDefault="00000000" w:rsidRPr="00000000" w14:paraId="0000003E">
      <w:pPr>
        <w:rPr>
          <w:shd w:fill="a4c2f4" w:val="clear"/>
        </w:rPr>
      </w:pPr>
      <w:r w:rsidDel="00000000" w:rsidR="00000000" w:rsidRPr="00000000">
        <w:rPr>
          <w:shd w:fill="a4c2f4" w:val="clear"/>
          <w:rtl w:val="0"/>
        </w:rPr>
        <w:t xml:space="preserve">&lt;Dừng lại và đi vào quán ăn.&gt;</w:t>
      </w:r>
    </w:p>
    <w:p w:rsidR="00000000" w:rsidDel="00000000" w:rsidP="00000000" w:rsidRDefault="00000000" w:rsidRPr="00000000" w14:paraId="0000003F">
      <w:pPr>
        <w:rPr>
          <w:shd w:fill="a4c2f4" w:val="clea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(Bạn đi theo tiếng gọi của dạ dày và đi về phía quán xiên bẩn)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(Trong lúc đi tới đó, bạn thấy một người trạc tuổi bạn, mặc đồng phục xanh và trắng đi ra từ quán và hướng tới cái hẻm mà bạn đã bỏ qua lúc nãy.)</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(Dù chỉ đi lướt qua nhưng bạn thấy cậu ta có gì đó rất kì lạ.)</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(Nhưng bạn mặc kệ và ngồi xuống. Trong đầu bạn giờ chỉ có những </w:t>
      </w:r>
      <w:commentRangeStart w:id="4"/>
      <w:r w:rsidDel="00000000" w:rsidR="00000000" w:rsidRPr="00000000">
        <w:rPr>
          <w:rtl w:val="0"/>
        </w:rPr>
        <w:t xml:space="preserve">thằng cá viên, bò viên, tôm viên, hoành thánh, sữa tươi chiên,... nhảy múa rầm rộ.</w:t>
      </w:r>
      <w:commentRangeEnd w:id="4"/>
      <w:r w:rsidDel="00000000" w:rsidR="00000000" w:rsidRPr="00000000">
        <w:commentReference w:id="4"/>
      </w:r>
      <w:r w:rsidDel="00000000" w:rsidR="00000000" w:rsidRPr="00000000">
        <w:rPr>
          <w:rtl w:val="0"/>
        </w:rPr>
        <w:t xml:space="preserv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(Bạn bắt đầu gọi món và ăn lấy ăn để. Trong cơn no, bạn lờ mờ cảm thấy mình đã quên gì đó nhưng không nào nhớ được ra.)</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shd w:fill="ea9999" w:val="clear"/>
        </w:rPr>
      </w:pPr>
      <w:r w:rsidDel="00000000" w:rsidR="00000000" w:rsidRPr="00000000">
        <w:rPr>
          <w:shd w:fill="ea9999" w:val="clear"/>
          <w:rtl w:val="0"/>
        </w:rPr>
        <w:t xml:space="preserve">[GAME OVER]</w:t>
      </w:r>
    </w:p>
    <w:p w:rsidR="00000000" w:rsidDel="00000000" w:rsidP="00000000" w:rsidRDefault="00000000" w:rsidRPr="00000000" w14:paraId="0000004B">
      <w:pPr>
        <w:rPr>
          <w:shd w:fill="ea9999" w:val="clear"/>
        </w:rPr>
      </w:pPr>
      <w:r w:rsidDel="00000000" w:rsidR="00000000" w:rsidRPr="00000000">
        <w:rPr>
          <w:rtl w:val="0"/>
        </w:rPr>
      </w:r>
    </w:p>
    <w:p w:rsidR="00000000" w:rsidDel="00000000" w:rsidP="00000000" w:rsidRDefault="00000000" w:rsidRPr="00000000" w14:paraId="0000004C">
      <w:pPr>
        <w:rPr>
          <w:shd w:fill="ea9999" w:val="clear"/>
        </w:rPr>
      </w:pPr>
      <w:r w:rsidDel="00000000" w:rsidR="00000000" w:rsidRPr="00000000">
        <w:rPr>
          <w:shd w:fill="ea9999" w:val="clear"/>
          <w:rtl w:val="0"/>
        </w:rPr>
        <w:t xml:space="preserve">(Vài tháng sau)</w:t>
      </w:r>
    </w:p>
    <w:p w:rsidR="00000000" w:rsidDel="00000000" w:rsidP="00000000" w:rsidRDefault="00000000" w:rsidRPr="00000000" w14:paraId="0000004D">
      <w:pPr>
        <w:rPr>
          <w:shd w:fill="ea9999" w:val="clear"/>
        </w:rPr>
      </w:pPr>
      <w:r w:rsidDel="00000000" w:rsidR="00000000" w:rsidRPr="00000000">
        <w:rPr>
          <w:rtl w:val="0"/>
        </w:rPr>
      </w:r>
    </w:p>
    <w:p w:rsidR="00000000" w:rsidDel="00000000" w:rsidP="00000000" w:rsidRDefault="00000000" w:rsidRPr="00000000" w14:paraId="0000004E">
      <w:pPr>
        <w:rPr>
          <w:shd w:fill="ea9999" w:val="clear"/>
        </w:rPr>
      </w:pPr>
      <w:commentRangeStart w:id="5"/>
      <w:r w:rsidDel="00000000" w:rsidR="00000000" w:rsidRPr="00000000">
        <w:rPr>
          <w:shd w:fill="ea9999" w:val="clear"/>
          <w:rtl w:val="0"/>
        </w:rPr>
        <w:t xml:space="preserve">(Bạn đi khám và phát hiện ra mình bị gan nhiễm mỡ độ 3 và huyết áp cao sau chuỗi ngày ăn vặt không điểm dừng.)</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4F">
      <w:pPr>
        <w:rPr>
          <w:shd w:fill="ea9999" w:val="clear"/>
        </w:rPr>
      </w:pPr>
      <w:r w:rsidDel="00000000" w:rsidR="00000000" w:rsidRPr="00000000">
        <w:rPr>
          <w:rtl w:val="0"/>
        </w:rPr>
      </w:r>
    </w:p>
    <w:p w:rsidR="00000000" w:rsidDel="00000000" w:rsidP="00000000" w:rsidRDefault="00000000" w:rsidRPr="00000000" w14:paraId="00000050">
      <w:pPr>
        <w:rPr>
          <w:shd w:fill="ea9999" w:val="clear"/>
        </w:rPr>
      </w:pPr>
      <w:r w:rsidDel="00000000" w:rsidR="00000000" w:rsidRPr="00000000">
        <w:rPr>
          <w:shd w:fill="ea9999" w:val="clear"/>
          <w:rtl w:val="0"/>
        </w:rPr>
        <w:t xml:space="preserve">(Bạn gục ngã, không những bạn chẳng làm được gì mà lại còn bị bệnh)</w:t>
      </w:r>
    </w:p>
    <w:p w:rsidR="00000000" w:rsidDel="00000000" w:rsidP="00000000" w:rsidRDefault="00000000" w:rsidRPr="00000000" w14:paraId="00000051">
      <w:pPr>
        <w:rPr>
          <w:shd w:fill="ea9999" w:val="clear"/>
        </w:rPr>
      </w:pPr>
      <w:r w:rsidDel="00000000" w:rsidR="00000000" w:rsidRPr="00000000">
        <w:rPr>
          <w:rtl w:val="0"/>
        </w:rPr>
      </w:r>
    </w:p>
    <w:p w:rsidR="00000000" w:rsidDel="00000000" w:rsidP="00000000" w:rsidRDefault="00000000" w:rsidRPr="00000000" w14:paraId="00000052">
      <w:pPr>
        <w:rPr>
          <w:shd w:fill="ea9999" w:val="clear"/>
        </w:rPr>
      </w:pPr>
      <w:r w:rsidDel="00000000" w:rsidR="00000000" w:rsidRPr="00000000">
        <w:rPr>
          <w:shd w:fill="ea9999" w:val="clear"/>
          <w:rtl w:val="0"/>
        </w:rPr>
        <w:t xml:space="preserve">(Bạn nhận được thành tựu)</w:t>
      </w:r>
    </w:p>
    <w:p w:rsidR="00000000" w:rsidDel="00000000" w:rsidP="00000000" w:rsidRDefault="00000000" w:rsidRPr="00000000" w14:paraId="00000053">
      <w:pPr>
        <w:rPr>
          <w:shd w:fill="ea9999" w:val="clear"/>
        </w:rPr>
      </w:pPr>
      <w:r w:rsidDel="00000000" w:rsidR="00000000" w:rsidRPr="00000000">
        <w:rPr>
          <w:rtl w:val="0"/>
        </w:rPr>
      </w:r>
    </w:p>
    <w:p w:rsidR="00000000" w:rsidDel="00000000" w:rsidP="00000000" w:rsidRDefault="00000000" w:rsidRPr="00000000" w14:paraId="00000054">
      <w:pPr>
        <w:rPr>
          <w:b w:val="1"/>
          <w:bCs w:val="1"/>
          <w:shd w:fill="ea9999" w:val="clear"/>
        </w:rPr>
      </w:pPr>
      <w:r w:rsidDel="00000000" w:rsidR="00000000" w:rsidRPr="00000000">
        <w:rPr>
          <w:b w:val="1"/>
          <w:bCs w:val="1"/>
          <w:shd w:fill="ea9999" w:val="clear"/>
          <w:rtl w:val="0"/>
        </w:rPr>
        <w:t xml:space="preserve">VSOUL KHÓC SAU (KHI ĂN) CÁNH GÀ</w:t>
      </w:r>
      <w:r w:rsidDel="00000000" w:rsidR="00000000" w:rsidRPr="00000000">
        <w:br w:type="page"/>
      </w:r>
      <w:r w:rsidDel="00000000" w:rsidR="00000000" w:rsidRPr="00000000">
        <w:rPr>
          <w:rtl w:val="0"/>
        </w:rPr>
      </w:r>
    </w:p>
    <w:p w:rsidR="00000000" w:rsidDel="00000000" w:rsidP="00000000" w:rsidRDefault="00000000" w:rsidRPr="00000000" w14:paraId="00000055">
      <w:pPr>
        <w:rPr>
          <w:shd w:fill="a4c2f4" w:val="clear"/>
        </w:rPr>
      </w:pPr>
      <w:r w:rsidDel="00000000" w:rsidR="00000000" w:rsidRPr="00000000">
        <w:rPr>
          <w:shd w:fill="a4c2f4" w:val="clear"/>
          <w:rtl w:val="0"/>
        </w:rPr>
        <w:t xml:space="preserve">&lt;Quay lưng và đi về.&gt;</w:t>
      </w:r>
    </w:p>
    <w:p w:rsidR="00000000" w:rsidDel="00000000" w:rsidP="00000000" w:rsidRDefault="00000000" w:rsidRPr="00000000" w14:paraId="00000056">
      <w:pPr>
        <w:rPr>
          <w:shd w:fill="a4c2f4" w:val="clea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{bg: Streets}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(Bạn không thể làm được, sự lo lắng đã khiến bạn sợ hãi việc phải tới nơi đó.)</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(Bạn liền quay đầu bỏ chạy, có lẽ bạn không hợp để làm việc này)</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shd w:fill="ea9999" w:val="clear"/>
        </w:rPr>
      </w:pPr>
      <w:r w:rsidDel="00000000" w:rsidR="00000000" w:rsidRPr="00000000">
        <w:rPr>
          <w:shd w:fill="ea9999" w:val="clear"/>
          <w:rtl w:val="0"/>
        </w:rPr>
        <w:t xml:space="preserve">[GAME OVER]</w:t>
      </w:r>
    </w:p>
    <w:p w:rsidR="00000000" w:rsidDel="00000000" w:rsidP="00000000" w:rsidRDefault="00000000" w:rsidRPr="00000000" w14:paraId="0000005E">
      <w:pPr>
        <w:rPr>
          <w:shd w:fill="ea9999" w:val="clear"/>
        </w:rPr>
      </w:pPr>
      <w:r w:rsidDel="00000000" w:rsidR="00000000" w:rsidRPr="00000000">
        <w:rPr>
          <w:rtl w:val="0"/>
        </w:rPr>
      </w:r>
    </w:p>
    <w:p w:rsidR="00000000" w:rsidDel="00000000" w:rsidP="00000000" w:rsidRDefault="00000000" w:rsidRPr="00000000" w14:paraId="0000005F">
      <w:pPr>
        <w:rPr>
          <w:shd w:fill="ea9999" w:val="clear"/>
        </w:rPr>
      </w:pPr>
      <w:r w:rsidDel="00000000" w:rsidR="00000000" w:rsidRPr="00000000">
        <w:rPr>
          <w:shd w:fill="ea9999" w:val="clear"/>
          <w:rtl w:val="0"/>
        </w:rPr>
        <w:t xml:space="preserve">(Bạn đã không cải thiện được điểm số, bằng một cách nào đó sự sợ hãi đó đã lấn át tới tất cả mọi thứ khác)</w:t>
      </w:r>
    </w:p>
    <w:p w:rsidR="00000000" w:rsidDel="00000000" w:rsidP="00000000" w:rsidRDefault="00000000" w:rsidRPr="00000000" w14:paraId="00000060">
      <w:pPr>
        <w:rPr>
          <w:shd w:fill="ea9999" w:val="clear"/>
        </w:rPr>
      </w:pPr>
      <w:r w:rsidDel="00000000" w:rsidR="00000000" w:rsidRPr="00000000">
        <w:rPr>
          <w:rtl w:val="0"/>
        </w:rPr>
      </w:r>
    </w:p>
    <w:p w:rsidR="00000000" w:rsidDel="00000000" w:rsidP="00000000" w:rsidRDefault="00000000" w:rsidRPr="00000000" w14:paraId="00000061">
      <w:pPr>
        <w:rPr>
          <w:shd w:fill="ea9999" w:val="clear"/>
        </w:rPr>
      </w:pPr>
      <w:r w:rsidDel="00000000" w:rsidR="00000000" w:rsidRPr="00000000">
        <w:rPr>
          <w:shd w:fill="ea9999" w:val="clear"/>
          <w:rtl w:val="0"/>
        </w:rPr>
        <w:t xml:space="preserve">(Bạn sợ việc phải mở vở bài tập, sách giáo khoa ra)</w:t>
      </w:r>
    </w:p>
    <w:p w:rsidR="00000000" w:rsidDel="00000000" w:rsidP="00000000" w:rsidRDefault="00000000" w:rsidRPr="00000000" w14:paraId="00000062">
      <w:pPr>
        <w:rPr>
          <w:shd w:fill="ea9999" w:val="clear"/>
        </w:rPr>
      </w:pPr>
      <w:r w:rsidDel="00000000" w:rsidR="00000000" w:rsidRPr="00000000">
        <w:rPr>
          <w:rtl w:val="0"/>
        </w:rPr>
      </w:r>
    </w:p>
    <w:p w:rsidR="00000000" w:rsidDel="00000000" w:rsidP="00000000" w:rsidRDefault="00000000" w:rsidRPr="00000000" w14:paraId="00000063">
      <w:pPr>
        <w:rPr>
          <w:shd w:fill="ea9999" w:val="clear"/>
        </w:rPr>
      </w:pPr>
      <w:r w:rsidDel="00000000" w:rsidR="00000000" w:rsidRPr="00000000">
        <w:rPr>
          <w:shd w:fill="ea9999" w:val="clear"/>
          <w:rtl w:val="0"/>
        </w:rPr>
        <w:t xml:space="preserve">(Sau cùng, bạn ra trường. Nhưng với sự nhút nhát của bạn, công việc ổn định là một thứ xa xỉ)</w:t>
      </w:r>
    </w:p>
    <w:p w:rsidR="00000000" w:rsidDel="00000000" w:rsidP="00000000" w:rsidRDefault="00000000" w:rsidRPr="00000000" w14:paraId="00000064">
      <w:pPr>
        <w:rPr>
          <w:shd w:fill="ea9999" w:val="clear"/>
        </w:rPr>
      </w:pPr>
      <w:r w:rsidDel="00000000" w:rsidR="00000000" w:rsidRPr="00000000">
        <w:rPr>
          <w:rtl w:val="0"/>
        </w:rPr>
      </w:r>
    </w:p>
    <w:p w:rsidR="00000000" w:rsidDel="00000000" w:rsidP="00000000" w:rsidRDefault="00000000" w:rsidRPr="00000000" w14:paraId="00000065">
      <w:pPr>
        <w:rPr>
          <w:shd w:fill="ea9999" w:val="clear"/>
        </w:rPr>
      </w:pPr>
      <w:r w:rsidDel="00000000" w:rsidR="00000000" w:rsidRPr="00000000">
        <w:rPr>
          <w:shd w:fill="ea9999" w:val="clear"/>
          <w:rtl w:val="0"/>
        </w:rPr>
        <w:t xml:space="preserve">(Bạn sống lay lắt trong một căn phòng trọ tồi tàn chật chội, cố trở thành streamer mì gói nhưng không thành công</w:t>
      </w:r>
    </w:p>
    <w:p w:rsidR="00000000" w:rsidDel="00000000" w:rsidP="00000000" w:rsidRDefault="00000000" w:rsidRPr="00000000" w14:paraId="00000066">
      <w:pPr>
        <w:rPr>
          <w:shd w:fill="ea9999" w:val="clear"/>
        </w:rPr>
      </w:pPr>
      <w:r w:rsidDel="00000000" w:rsidR="00000000" w:rsidRPr="00000000">
        <w:rPr>
          <w:rtl w:val="0"/>
        </w:rPr>
      </w:r>
    </w:p>
    <w:p w:rsidR="00000000" w:rsidDel="00000000" w:rsidP="00000000" w:rsidRDefault="00000000" w:rsidRPr="00000000" w14:paraId="00000067">
      <w:pPr>
        <w:rPr>
          <w:shd w:fill="ea9999" w:val="clear"/>
        </w:rPr>
      </w:pPr>
      <w:r w:rsidDel="00000000" w:rsidR="00000000" w:rsidRPr="00000000">
        <w:rPr>
          <w:shd w:fill="ea9999" w:val="clear"/>
          <w:rtl w:val="0"/>
        </w:rPr>
        <w:t xml:space="preserve">(Bạn nhận được thành tựu)</w:t>
      </w:r>
    </w:p>
    <w:p w:rsidR="00000000" w:rsidDel="00000000" w:rsidP="00000000" w:rsidRDefault="00000000" w:rsidRPr="00000000" w14:paraId="00000068">
      <w:pPr>
        <w:rPr>
          <w:shd w:fill="ea9999" w:val="clear"/>
        </w:rPr>
      </w:pPr>
      <w:r w:rsidDel="00000000" w:rsidR="00000000" w:rsidRPr="00000000">
        <w:rPr>
          <w:rtl w:val="0"/>
        </w:rPr>
      </w:r>
    </w:p>
    <w:p w:rsidR="00000000" w:rsidDel="00000000" w:rsidP="00000000" w:rsidRDefault="00000000" w:rsidRPr="00000000" w14:paraId="00000069">
      <w:pPr>
        <w:rPr>
          <w:b w:val="1"/>
          <w:bCs w:val="1"/>
          <w:shd w:fill="ea9999" w:val="clear"/>
        </w:rPr>
      </w:pPr>
      <w:r w:rsidDel="00000000" w:rsidR="00000000" w:rsidRPr="00000000">
        <w:rPr>
          <w:b w:val="1"/>
          <w:bCs w:val="1"/>
          <w:shd w:fill="ea9999" w:val="clear"/>
          <w:rtl w:val="0"/>
        </w:rPr>
        <w:t xml:space="preserve">KÍ SINH ĐÔ THỊ</w:t>
      </w:r>
      <w:r w:rsidDel="00000000" w:rsidR="00000000" w:rsidRPr="00000000">
        <w:br w:type="page"/>
      </w:r>
      <w:r w:rsidDel="00000000" w:rsidR="00000000" w:rsidRPr="00000000">
        <w:rPr>
          <w:rtl w:val="0"/>
        </w:rPr>
      </w:r>
    </w:p>
    <w:p w:rsidR="00000000" w:rsidDel="00000000" w:rsidP="00000000" w:rsidRDefault="00000000" w:rsidRPr="00000000" w14:paraId="0000006A">
      <w:pPr>
        <w:rPr>
          <w:shd w:fill="a4c2f4" w:val="clear"/>
        </w:rPr>
      </w:pPr>
      <w:r w:rsidDel="00000000" w:rsidR="00000000" w:rsidRPr="00000000">
        <w:rPr>
          <w:shd w:fill="a4c2f4" w:val="clear"/>
          <w:rtl w:val="0"/>
        </w:rPr>
        <w:t xml:space="preserve">&lt;Rẽ vào con hẻm.&gt;</w:t>
      </w:r>
    </w:p>
    <w:p w:rsidR="00000000" w:rsidDel="00000000" w:rsidP="00000000" w:rsidRDefault="00000000" w:rsidRPr="00000000" w14:paraId="0000006B">
      <w:pPr>
        <w:rPr>
          <w:shd w:fill="a4c2f4" w:val="clea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{bg: Alley}</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(Bạn loại bỏ những suy nghĩ buồn cười kia và quay đầu hướng vào chiếc hẻm đang chờ đợi bạn.)</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(Bỗng bạn nghe thấy một âm thanh bên cạnh, hình như là một tiếng ngáp. Khi bạn nhìn sang thì thấy một cậu bạn trạc tuổi đi ngang qua.)</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{sp: gk_back}</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(Cậu ta mặc một cái áo để mà nói đúng thì trông một chín một mười với đồng phục công nhân nhà máy sữa.)</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(Trong chiếc cặp của cậu ta còn lấp ló một vật màu trắng, khi bạn nheo mắt nhìn kỹ thì đó lại là một cái gối (?))</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(Bạn lại ngửi được mùi hương thơm ngon của xiên bẩn khi cậu ta đi ngang qua, hóa ra là từ hai cái hộp xốp còn nóng hổi cậu ta đang xách lủng lẳng trên tay)</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(Rồi bạn nhận ra cậu ta hình như cũng đang đi tới chỗ bạn cần tới, thôi tiện thể liền bám theo cậu ta để đỡ phải dò đường)</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(Khi gần tới ngã ba hẻm, vì cậu bạn kia đi rất chậm chạp nên bạn không để ý cậu ta đã dừng lại, bạn suýt đâm sầm vào cậu ta nếu không phản ứng đủ nhanh)</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{bg: gate}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(Bạn quay sang phải nhìn, trước mắt bạn là một ngôi nhà có chiếc cổng sắt đen đơn giản, còn có thể nghe thấy tiếng ồn bên trong vọng ra, bạn nhận ra đây chính là lớp học thêm mẹ bạn đã đăng kí cho bạn.)</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(Bạn chợt nhớ mẹ bạn đã dặn bạn phải tập trung học, nhưng mặc </w:t>
      </w:r>
      <w:commentRangeStart w:id="6"/>
      <w:r w:rsidDel="00000000" w:rsidR="00000000" w:rsidRPr="00000000">
        <w:rPr>
          <w:rtl w:val="0"/>
        </w:rPr>
        <w:t xml:space="preserve">dù</w:t>
      </w:r>
      <w:commentRangeEnd w:id="6"/>
      <w:r w:rsidDel="00000000" w:rsidR="00000000" w:rsidRPr="00000000">
        <w:commentReference w:id="6"/>
      </w:r>
      <w:r w:rsidDel="00000000" w:rsidR="00000000" w:rsidRPr="00000000">
        <w:rPr>
          <w:rtl w:val="0"/>
        </w:rPr>
        <w:t xml:space="preserve"> bạn vào muộn 2 tuần so với các bạn khác thì vẫn nên hòa đồng và học hỏi mọi người.)</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(Cậu bạn kia mở cổng sắt và bước vào trong. Sau đó cậu ta đặt đôi dép lê màu </w:t>
      </w:r>
      <w:commentRangeStart w:id="7"/>
      <w:r w:rsidDel="00000000" w:rsidR="00000000" w:rsidRPr="00000000">
        <w:rPr>
          <w:rtl w:val="0"/>
        </w:rPr>
        <w:t xml:space="preserve">hồng neon</w:t>
      </w:r>
      <w:commentRangeEnd w:id="7"/>
      <w:r w:rsidDel="00000000" w:rsidR="00000000" w:rsidRPr="00000000">
        <w:commentReference w:id="7"/>
      </w:r>
      <w:r w:rsidDel="00000000" w:rsidR="00000000" w:rsidRPr="00000000">
        <w:rPr>
          <w:rtl w:val="0"/>
        </w:rPr>
        <w:t xml:space="preserve"> (bạn còn không biết chỗ nào bán được đôi dép màu xấu như vậy) một cách lộn xộn vào đống giày dép đang tràn lan ở lối vào.)</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(Bạn cũng làm theo và </w:t>
      </w:r>
      <w:commentRangeStart w:id="8"/>
      <w:r w:rsidDel="00000000" w:rsidR="00000000" w:rsidRPr="00000000">
        <w:rPr>
          <w:rtl w:val="0"/>
        </w:rPr>
        <w:t xml:space="preserve">đ</w:t>
      </w:r>
      <w:commentRangeEnd w:id="8"/>
      <w:r w:rsidDel="00000000" w:rsidR="00000000" w:rsidRPr="00000000">
        <w:commentReference w:id="8"/>
      </w:r>
      <w:r w:rsidDel="00000000" w:rsidR="00000000" w:rsidRPr="00000000">
        <w:rPr>
          <w:rtl w:val="0"/>
        </w:rPr>
        <w:t xml:space="preserve">ặt đôi giày của mình gọn gàng bên cạnh.)</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(Khi cậu học sinh kia mở chiếc cửa bước vào lớp học, dù không nhìn ra sau nhưng bạn thấy cậu ta đang giữ cửa mở cho bạn theo sau)</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i w:val="1"/>
          <w:iCs w:val="1"/>
        </w:rPr>
      </w:pPr>
      <w:r w:rsidDel="00000000" w:rsidR="00000000" w:rsidRPr="00000000">
        <w:rPr>
          <w:i w:val="1"/>
          <w:iCs w:val="1"/>
          <w:rtl w:val="0"/>
        </w:rPr>
        <w:t xml:space="preserve">(Bạn sẽ)</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shd w:fill="ffe599" w:val="clear"/>
        </w:rPr>
      </w:pPr>
      <w:r w:rsidDel="00000000" w:rsidR="00000000" w:rsidRPr="00000000">
        <w:rPr>
          <w:shd w:fill="ffe599" w:val="clear"/>
          <w:rtl w:val="0"/>
        </w:rPr>
        <w:t xml:space="preserve">&lt;Cảm ơn cậu ta&gt;</w:t>
      </w:r>
    </w:p>
    <w:p w:rsidR="00000000" w:rsidDel="00000000" w:rsidP="00000000" w:rsidRDefault="00000000" w:rsidRPr="00000000" w14:paraId="0000008F">
      <w:pPr>
        <w:rPr>
          <w:shd w:fill="ffe599" w:val="clear"/>
        </w:rPr>
      </w:pPr>
      <w:r w:rsidDel="00000000" w:rsidR="00000000" w:rsidRPr="00000000">
        <w:rPr>
          <w:rtl w:val="0"/>
        </w:rPr>
      </w:r>
    </w:p>
    <w:p w:rsidR="00000000" w:rsidDel="00000000" w:rsidP="00000000" w:rsidRDefault="00000000" w:rsidRPr="00000000" w14:paraId="00000090">
      <w:pPr>
        <w:rPr>
          <w:shd w:fill="a4c2f4" w:val="clear"/>
        </w:rPr>
      </w:pPr>
      <w:r w:rsidDel="00000000" w:rsidR="00000000" w:rsidRPr="00000000">
        <w:rPr>
          <w:shd w:fill="ffe599" w:val="clear"/>
          <w:rtl w:val="0"/>
        </w:rPr>
        <w:t xml:space="preserve">&lt;Không nói gì&gt;</w:t>
      </w:r>
      <w:r w:rsidDel="00000000" w:rsidR="00000000" w:rsidRPr="00000000">
        <w:br w:type="page"/>
      </w:r>
      <w:r w:rsidDel="00000000" w:rsidR="00000000" w:rsidRPr="00000000">
        <w:rPr>
          <w:rtl w:val="0"/>
        </w:rPr>
      </w:r>
    </w:p>
    <w:p w:rsidR="00000000" w:rsidDel="00000000" w:rsidP="00000000" w:rsidRDefault="00000000" w:rsidRPr="00000000" w14:paraId="00000091">
      <w:pPr>
        <w:rPr>
          <w:shd w:fill="ffe599" w:val="clear"/>
        </w:rPr>
      </w:pPr>
      <w:r w:rsidDel="00000000" w:rsidR="00000000" w:rsidRPr="00000000">
        <w:rPr>
          <w:shd w:fill="ffe599" w:val="clear"/>
          <w:rtl w:val="0"/>
        </w:rPr>
        <w:t xml:space="preserve">&lt;Cảm ơn cậu ta&gt;</w:t>
      </w:r>
    </w:p>
    <w:p w:rsidR="00000000" w:rsidDel="00000000" w:rsidP="00000000" w:rsidRDefault="00000000" w:rsidRPr="00000000" w14:paraId="00000092">
      <w:pPr>
        <w:rPr>
          <w:shd w:fill="a4c2f4" w:val="clear"/>
        </w:rPr>
      </w:pPr>
      <w:r w:rsidDel="00000000" w:rsidR="00000000" w:rsidRPr="00000000">
        <w:rPr>
          <w:rtl w:val="0"/>
        </w:rPr>
      </w:r>
    </w:p>
    <w:p w:rsidR="00000000" w:rsidDel="00000000" w:rsidP="00000000" w:rsidRDefault="00000000" w:rsidRPr="00000000" w14:paraId="00000093">
      <w:pPr>
        <w:rPr/>
      </w:pPr>
      <w:r w:rsidDel="00000000" w:rsidR="00000000" w:rsidRPr="00000000">
        <w:rPr>
          <w:b w:val="1"/>
          <w:bCs w:val="1"/>
          <w:rtl w:val="0"/>
        </w:rPr>
        <w:t xml:space="preserve">MC</w:t>
      </w:r>
      <w:r w:rsidDel="00000000" w:rsidR="00000000" w:rsidRPr="00000000">
        <w:rPr>
          <w:rtl w:val="0"/>
        </w:rPr>
        <w:t xml:space="preserve">: “Cảm ơn cậu.”</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b w:val="1"/>
          <w:bCs w:val="1"/>
          <w:rtl w:val="0"/>
        </w:rPr>
        <w:t xml:space="preserve">???</w:t>
      </w:r>
      <w:r w:rsidDel="00000000" w:rsidR="00000000" w:rsidRPr="00000000">
        <w:rPr>
          <w:rtl w:val="0"/>
        </w:rPr>
        <w:t xml:space="preserve">: *gật đầu* “...”</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numPr>
          <w:ilvl w:val="0"/>
          <w:numId w:val="1"/>
        </w:numPr>
        <w:ind w:left="720" w:hanging="360"/>
        <w:rPr>
          <w:b w:val="1"/>
          <w:bCs w:val="1"/>
          <w:shd w:fill="b6d7a8" w:val="clear"/>
        </w:rPr>
      </w:pPr>
      <w:r w:rsidDel="00000000" w:rsidR="00000000" w:rsidRPr="00000000">
        <w:rPr>
          <w:b w:val="1"/>
          <w:bCs w:val="1"/>
          <w:shd w:fill="b6d7a8" w:val="clear"/>
          <w:rtl w:val="0"/>
        </w:rPr>
        <w:t xml:space="preserve">1 fp GK</w:t>
      </w:r>
    </w:p>
    <w:p w:rsidR="00000000" w:rsidDel="00000000" w:rsidP="00000000" w:rsidRDefault="00000000" w:rsidRPr="00000000" w14:paraId="00000098">
      <w:pPr>
        <w:ind w:left="720" w:firstLine="0"/>
        <w:rPr>
          <w:b w:val="1"/>
          <w:bCs w:val="1"/>
          <w:shd w:fill="b6d7a8" w:val="clear"/>
        </w:rPr>
      </w:pPr>
      <w:r w:rsidDel="00000000" w:rsidR="00000000" w:rsidRPr="00000000">
        <w:rPr>
          <w:rtl w:val="0"/>
        </w:rPr>
      </w:r>
    </w:p>
    <w:p w:rsidR="00000000" w:rsidDel="00000000" w:rsidP="00000000" w:rsidRDefault="00000000" w:rsidRPr="00000000" w14:paraId="00000099">
      <w:pPr>
        <w:rPr>
          <w:shd w:fill="ffe599" w:val="clear"/>
        </w:rPr>
      </w:pPr>
      <w:r w:rsidDel="00000000" w:rsidR="00000000" w:rsidRPr="00000000">
        <w:rPr>
          <w:shd w:fill="ffe599" w:val="clear"/>
          <w:rtl w:val="0"/>
        </w:rPr>
        <w:t xml:space="preserve">&lt;Không nói gì&gt;</w:t>
      </w:r>
    </w:p>
    <w:p w:rsidR="00000000" w:rsidDel="00000000" w:rsidP="00000000" w:rsidRDefault="00000000" w:rsidRPr="00000000" w14:paraId="0000009A">
      <w:pPr>
        <w:rPr>
          <w:shd w:fill="ffe599" w:val="clear"/>
        </w:rPr>
      </w:pPr>
      <w:r w:rsidDel="00000000" w:rsidR="00000000" w:rsidRPr="00000000">
        <w:rPr>
          <w:rtl w:val="0"/>
        </w:rPr>
      </w:r>
    </w:p>
    <w:p w:rsidR="00000000" w:rsidDel="00000000" w:rsidP="00000000" w:rsidRDefault="00000000" w:rsidRPr="00000000" w14:paraId="0000009B">
      <w:pPr>
        <w:rPr/>
      </w:pPr>
      <w:r w:rsidDel="00000000" w:rsidR="00000000" w:rsidRPr="00000000">
        <w:rPr>
          <w:b w:val="1"/>
          <w:bCs w:val="1"/>
          <w:rtl w:val="0"/>
        </w:rPr>
        <w:t xml:space="preserve">MC</w:t>
      </w:r>
      <w:r w:rsidDel="00000000" w:rsidR="00000000" w:rsidRPr="00000000">
        <w:rPr>
          <w:rtl w:val="0"/>
        </w:rPr>
        <w:t xml:space="preserve">: “...”</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b w:val="1"/>
          <w:bCs w:val="1"/>
          <w:rtl w:val="0"/>
        </w:rPr>
        <w:t xml:space="preserve">???</w:t>
      </w: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{bg: class}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(Đón chờ bạn là một căn phòng nhỏ, không rộng rãi nhưng rất sáng sủa.)</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(Trên bức tường bên phải là một cái máy lạnh và một cái quạt tường, bạn thầm nghĩ rằng ai ngồi bàn đầu sẽ lạnh lắm.)</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(Cũng trên bức tường đó treo hai tấm bảng lớn, một trắng một đen. Trên cả hai bảng là những công thức toán học và bài giải </w:t>
      </w:r>
      <w:commentRangeStart w:id="9"/>
      <w:r w:rsidDel="00000000" w:rsidR="00000000" w:rsidRPr="00000000">
        <w:rPr>
          <w:rtl w:val="0"/>
        </w:rPr>
        <w:t xml:space="preserve">ch</w:t>
      </w:r>
      <w:commentRangeEnd w:id="9"/>
      <w:r w:rsidDel="00000000" w:rsidR="00000000" w:rsidRPr="00000000">
        <w:commentReference w:id="9"/>
      </w:r>
      <w:r w:rsidDel="00000000" w:rsidR="00000000" w:rsidRPr="00000000">
        <w:rPr>
          <w:rtl w:val="0"/>
        </w:rPr>
        <w:t xml:space="preserve">i chít, nhưng nét chữ rất gọn gàng và dễ đọc.)</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(Bên trái bạn là hai dãy bàn học lớn, dãy gần cửa có 3 hàng còn dãy phía trong có 4. Mỗi hàng gồm 2 bàn xếp lại cùng với một băng ghế dài.)</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{hide sp: gk_back} </w:t>
      </w:r>
    </w:p>
    <w:p w:rsidR="00000000" w:rsidDel="00000000" w:rsidP="00000000" w:rsidRDefault="00000000" w:rsidRPr="00000000" w14:paraId="000000A9">
      <w:pPr>
        <w:rPr/>
      </w:pPr>
      <w:r w:rsidDel="00000000" w:rsidR="00000000" w:rsidRPr="00000000">
        <w:rPr>
          <w:rtl w:val="0"/>
        </w:rPr>
        <w:t xml:space="preserve">{sp: cd_talk}</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(Bạn nhìn về phía trước và nhìn thấy cô Duyên, cô nở một nụ cười khi nhìn thấy bạn. Trông cô có vẻ không trách móc việc bạn đến hơi trễ.)</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{sp: gk_neutral_notalk}</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(Cậu bạn trước mặt bạn cúi đầu một cái)</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{sp: gk_neutral_talk}</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(Bạn còn nghe được thoang thoáng cậu ta chào cô.)</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{sp: gk_neutral_notalk}</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commentRangeStart w:id="10"/>
      <w:commentRangeStart w:id="11"/>
      <w:commentRangeStart w:id="12"/>
      <w:r w:rsidDel="00000000" w:rsidR="00000000" w:rsidRPr="00000000">
        <w:rPr>
          <w:b w:val="1"/>
          <w:bCs w:val="1"/>
          <w:rtl w:val="0"/>
        </w:rPr>
        <w:t xml:space="preserve">Cô Duyên</w:t>
      </w:r>
      <w:r w:rsidDel="00000000" w:rsidR="00000000" w:rsidRPr="00000000">
        <w:rPr>
          <w:rtl w:val="0"/>
        </w:rPr>
        <w:t xml:space="preserve">: “Gia Khiếu lại đi trễ rồi à, thôi ngồi đi, hôm nay học bài này nhé.”</w:t>
      </w:r>
      <w:commentRangeEnd w:id="10"/>
      <w:r w:rsidDel="00000000" w:rsidR="00000000" w:rsidRPr="00000000">
        <w:commentReference w:id="10"/>
      </w:r>
      <w:commentRangeEnd w:id="11"/>
      <w:r w:rsidDel="00000000" w:rsidR="00000000" w:rsidRPr="00000000">
        <w:commentReference w:id="11"/>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{sp: cd_notalk}</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(Cô nói và đưa cho cậu ta một xấp giấy. Dù cậu ta có vẻ là người hay đi trễ nhưng cô cũng trông không khó chịu lắm, bạn cảm thấy cô rất hiền)</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{sp: gk_neutral_talk} </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b w:val="1"/>
          <w:bCs w:val="1"/>
          <w:rtl w:val="0"/>
        </w:rPr>
        <w:t xml:space="preserve">Gia Khiếu</w:t>
      </w:r>
      <w:r w:rsidDel="00000000" w:rsidR="00000000" w:rsidRPr="00000000">
        <w:rPr>
          <w:rtl w:val="0"/>
        </w:rPr>
        <w:t xml:space="preserve">: “…Dạ” </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{hide sp: gk_neutral_talk} </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(Cậu ta nhận bài xong nhấc chân lề mề tiến tới hàng 2 của dãy bàn gần nhất.)</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b w:val="1"/>
          <w:bCs w:val="1"/>
          <w:rtl w:val="0"/>
        </w:rPr>
        <w:t xml:space="preserve">MC</w:t>
      </w:r>
      <w:r w:rsidDel="00000000" w:rsidR="00000000" w:rsidRPr="00000000">
        <w:rPr>
          <w:rtl w:val="0"/>
        </w:rPr>
        <w:t xml:space="preserve">: “Con chào cô ạ.”</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“Hôm đầu đi học con không quen đường lắm nên có đến trễ, con xin lỗi cô ạ.”</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{sp: cd_talk}</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b w:val="1"/>
          <w:bCs w:val="1"/>
          <w:rtl w:val="0"/>
        </w:rPr>
        <w:t xml:space="preserve">Cô Duyên</w:t>
      </w:r>
      <w:r w:rsidDel="00000000" w:rsidR="00000000" w:rsidRPr="00000000">
        <w:rPr>
          <w:rtl w:val="0"/>
        </w:rPr>
        <w:t xml:space="preserve">: “Không sao đâu con. Con là MC, học sinh mới đúng không?”</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“Mẹ con hôm qua có gọi cho cô rồi, con học có gì thấy khó khăn thì hỏi cô nhé”</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“Lớp cũng còn vài chỗ thôi, con cứ ngồi chỗ nào con thấy thoải mái nhé.”</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b w:val="1"/>
          <w:bCs w:val="1"/>
          <w:rtl w:val="0"/>
        </w:rPr>
        <w:t xml:space="preserve">MC</w:t>
      </w:r>
      <w:r w:rsidDel="00000000" w:rsidR="00000000" w:rsidRPr="00000000">
        <w:rPr>
          <w:rtl w:val="0"/>
        </w:rPr>
        <w:t xml:space="preserve">: “Dạ vâng ạ, con cảm ơn cô.”</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{hide sp: cd_talk}</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(Bạn lướt qua những dãy bàn, trớ trêu thay chỗ duy nhất còn trống là ở bàn mà cậu bạn Gia Khiếu kia vừa ngồi xuống.)</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(Tại đó có 3 người đã ngồi sẵn)</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{sp: gk_sleeping_notalk}</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(Cậu bạn Gia Khiếu, ngồi ở rìa ngoài cùng gần lối đi đang gục đầu xuống bàn, thở đều như đang ngủ. Chiếc túi ni lông đựng hai hộp xiên bẩn kia đã không còn trong tầm mắt nữa, thay vào đó là một chiếc gối đặt nửa trên bàn nửa chơi vơi giữa không trung. Hình như cậu ta còn đang đeo cả bịt mắt (???))</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{hide sp:gk_sleeping_notalk}</w:t>
      </w:r>
    </w:p>
    <w:p w:rsidR="00000000" w:rsidDel="00000000" w:rsidP="00000000" w:rsidRDefault="00000000" w:rsidRPr="00000000" w14:paraId="000000DE">
      <w:pPr>
        <w:rPr/>
      </w:pPr>
      <w:r w:rsidDel="00000000" w:rsidR="00000000" w:rsidRPr="00000000">
        <w:rPr>
          <w:rtl w:val="0"/>
        </w:rPr>
        <w:t xml:space="preserve">{sp: pl_eating_notalk}</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(Người ngồi giữa nhưng cách một chỗ so với Gia Khiếu </w:t>
      </w:r>
      <w:r w:rsidDel="00000000" w:rsidR="00000000" w:rsidRPr="00000000">
        <w:rPr>
          <w:rtl w:val="0"/>
        </w:rPr>
        <w:t xml:space="preserve">lại</w:t>
      </w:r>
      <w:r w:rsidDel="00000000" w:rsidR="00000000" w:rsidRPr="00000000">
        <w:rPr>
          <w:rtl w:val="0"/>
        </w:rPr>
        <w:t xml:space="preserve"> </w:t>
      </w:r>
      <w:r w:rsidDel="00000000" w:rsidR="00000000" w:rsidRPr="00000000">
        <w:rPr>
          <w:rtl w:val="0"/>
        </w:rPr>
        <w:t xml:space="preserve">khá</w:t>
      </w:r>
      <w:commentRangeStart w:id="13"/>
      <w:r w:rsidDel="00000000" w:rsidR="00000000" w:rsidRPr="00000000">
        <w:rPr>
          <w:rtl w:val="0"/>
        </w:rPr>
        <w:t xml:space="preserve"> </w:t>
      </w:r>
      <w:commentRangeEnd w:id="13"/>
      <w:r w:rsidDel="00000000" w:rsidR="00000000" w:rsidRPr="00000000">
        <w:commentReference w:id="13"/>
      </w:r>
      <w:r w:rsidDel="00000000" w:rsidR="00000000" w:rsidRPr="00000000">
        <w:rPr>
          <w:rtl w:val="0"/>
        </w:rPr>
        <w:t xml:space="preserve">thu hút. Cậu ấy trông có vẻ cao ráo với khuôn mặt ưa nhìn, điển trai, bạn nghĩ trong lòng số người đẹp trai như vậy mà bạn biết chắc đếm trên đầu ngón tay. Vậy mà khi nhìn xuống thì cậu ta lại đang thong thả cầm một hộp xiên bẩn và nhanh tay thoăn thoắt ăn không ngừng nghỉ như thể cậu ta không ở trong lớp vậy.)</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{hide sp: pl_eating_notalk}</w:t>
      </w:r>
    </w:p>
    <w:p w:rsidR="00000000" w:rsidDel="00000000" w:rsidP="00000000" w:rsidRDefault="00000000" w:rsidRPr="00000000" w14:paraId="000000E3">
      <w:pPr>
        <w:rPr/>
      </w:pPr>
      <w:r w:rsidDel="00000000" w:rsidR="00000000" w:rsidRPr="00000000">
        <w:rPr>
          <w:rtl w:val="0"/>
        </w:rPr>
        <w:t xml:space="preserve">{sp: dn_eat_notalk}</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(Tự nhiên có một bàn tay khác cũng đang với vào hộp đồ ăn, là cậu bạn còn lại ngồi bên phải. Bạn để ý thấy cậu ta còn đang cầm một túi nhỏ tương ớt xịt lên miếng xúc xích, từ chỗ bạn đứng còn ngửi được mùi Chunsi nịnh mũi ấy. Cậu này ăn cũng không kém, một lúc ăn tận 4 miếng xúc xích </w:t>
      </w:r>
      <w:commentRangeStart w:id="14"/>
      <w:commentRangeStart w:id="15"/>
      <w:r w:rsidDel="00000000" w:rsidR="00000000" w:rsidRPr="00000000">
        <w:rPr>
          <w:rtl w:val="0"/>
        </w:rPr>
        <w:t xml:space="preserve">liền </w:t>
      </w:r>
      <w:commentRangeEnd w:id="14"/>
      <w:r w:rsidDel="00000000" w:rsidR="00000000" w:rsidRPr="00000000">
        <w:commentReference w:id="14"/>
      </w:r>
      <w:commentRangeEnd w:id="15"/>
      <w:r w:rsidDel="00000000" w:rsidR="00000000" w:rsidRPr="00000000">
        <w:commentReference w:id="15"/>
      </w:r>
      <w:r w:rsidDel="00000000" w:rsidR="00000000" w:rsidRPr="00000000">
        <w:rPr>
          <w:rtl w:val="0"/>
        </w:rPr>
        <w:t xml:space="preserve">tù tì. Nhưng nhìn lịch sự hơn cậu bạn đẹp trai một chút.)</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{hide sp: dn_eat_notalk}</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(Mùi xiên bẩn trong không khí làm dậy lên một suy nghĩ trong bạn. Bạn nghi ngờ việc cô Duyên biết về hành động ăn vụng này. Bạn nghĩ cô biết, nhưng bạn không thể chứng minh được khi cô có vẻ không phản ứng nhiều lắm về chuyện này.)</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{sp: pl_eating_talk}</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(Rồi cậu bạn ngồi giữa như để ý thấy bạn, cậu ta nở một nụ cười thật tươi khi trong mồm vẫn còn đồ ăn.)</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b w:val="1"/>
          <w:bCs w:val="1"/>
          <w:rtl w:val="0"/>
        </w:rPr>
        <w:t xml:space="preserve">???</w:t>
      </w:r>
      <w:r w:rsidDel="00000000" w:rsidR="00000000" w:rsidRPr="00000000">
        <w:rPr>
          <w:rtl w:val="0"/>
        </w:rPr>
        <w:t xml:space="preserve">: “Bạn cứ ngồi thoải mái đi nhé, bọn mình thân thiện lắm hihi”</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{hide sp: pl_eating_talk}</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i w:val="1"/>
          <w:iCs w:val="1"/>
        </w:rPr>
      </w:pPr>
      <w:r w:rsidDel="00000000" w:rsidR="00000000" w:rsidRPr="00000000">
        <w:rPr>
          <w:i w:val="1"/>
          <w:iCs w:val="1"/>
          <w:rtl w:val="0"/>
        </w:rPr>
        <w:t xml:space="preserve">(Bạn nghĩ lựa chọn này khá quan trọng, bạn nên lam gi.)</w:t>
      </w:r>
    </w:p>
    <w:p w:rsidR="00000000" w:rsidDel="00000000" w:rsidP="00000000" w:rsidRDefault="00000000" w:rsidRPr="00000000" w14:paraId="000000F5">
      <w:pPr>
        <w:rPr>
          <w:i w:val="1"/>
          <w:iCs w:val="1"/>
        </w:rPr>
      </w:pPr>
      <w:r w:rsidDel="00000000" w:rsidR="00000000" w:rsidRPr="00000000">
        <w:rPr>
          <w:rtl w:val="0"/>
        </w:rPr>
      </w:r>
    </w:p>
    <w:p w:rsidR="00000000" w:rsidDel="00000000" w:rsidP="00000000" w:rsidRDefault="00000000" w:rsidRPr="00000000" w14:paraId="000000F6">
      <w:pPr>
        <w:rPr>
          <w:shd w:fill="a4c2f4" w:val="clear"/>
        </w:rPr>
      </w:pPr>
      <w:r w:rsidDel="00000000" w:rsidR="00000000" w:rsidRPr="00000000">
        <w:rPr>
          <w:shd w:fill="a4c2f4" w:val="clear"/>
          <w:rtl w:val="0"/>
        </w:rPr>
        <w:t xml:space="preserve">&lt;Ngồi giữa GK và PL&gt;</w:t>
      </w:r>
    </w:p>
    <w:p w:rsidR="00000000" w:rsidDel="00000000" w:rsidP="00000000" w:rsidRDefault="00000000" w:rsidRPr="00000000" w14:paraId="000000F7">
      <w:pPr>
        <w:rPr>
          <w:shd w:fill="a4c2f4" w:val="clear"/>
        </w:rPr>
      </w:pPr>
      <w:r w:rsidDel="00000000" w:rsidR="00000000" w:rsidRPr="00000000">
        <w:rPr>
          <w:rtl w:val="0"/>
        </w:rPr>
      </w:r>
    </w:p>
    <w:p w:rsidR="00000000" w:rsidDel="00000000" w:rsidP="00000000" w:rsidRDefault="00000000" w:rsidRPr="00000000" w14:paraId="000000F8">
      <w:pPr>
        <w:rPr>
          <w:shd w:fill="a4c2f4" w:val="clear"/>
        </w:rPr>
      </w:pPr>
      <w:r w:rsidDel="00000000" w:rsidR="00000000" w:rsidRPr="00000000">
        <w:rPr>
          <w:shd w:fill="a4c2f4" w:val="clear"/>
          <w:rtl w:val="0"/>
        </w:rPr>
        <w:t xml:space="preserve">&lt;Ngồi cạnh ĐN&gt;</w:t>
      </w:r>
    </w:p>
    <w:p w:rsidR="00000000" w:rsidDel="00000000" w:rsidP="00000000" w:rsidRDefault="00000000" w:rsidRPr="00000000" w14:paraId="000000F9">
      <w:pPr>
        <w:rPr>
          <w:shd w:fill="a4c2f4" w:val="clear"/>
        </w:rPr>
      </w:pPr>
      <w:r w:rsidDel="00000000" w:rsidR="00000000" w:rsidRPr="00000000">
        <w:rPr>
          <w:rtl w:val="0"/>
        </w:rPr>
      </w:r>
    </w:p>
    <w:p w:rsidR="00000000" w:rsidDel="00000000" w:rsidP="00000000" w:rsidRDefault="00000000" w:rsidRPr="00000000" w14:paraId="000000FA">
      <w:pPr>
        <w:rPr>
          <w:shd w:fill="a4c2f4" w:val="clear"/>
        </w:rPr>
      </w:pPr>
      <w:r w:rsidDel="00000000" w:rsidR="00000000" w:rsidRPr="00000000">
        <w:rPr>
          <w:shd w:fill="a4c2f4" w:val="clear"/>
          <w:rtl w:val="0"/>
        </w:rPr>
        <w:t xml:space="preserve">&lt;Ngồi cạnh GK&gt;</w:t>
      </w:r>
    </w:p>
    <w:p w:rsidR="00000000" w:rsidDel="00000000" w:rsidP="00000000" w:rsidRDefault="00000000" w:rsidRPr="00000000" w14:paraId="000000FB">
      <w:pPr>
        <w:rPr>
          <w:shd w:fill="a4c2f4" w:val="clear"/>
        </w:rPr>
      </w:pPr>
      <w:r w:rsidDel="00000000" w:rsidR="00000000" w:rsidRPr="00000000">
        <w:rPr>
          <w:rtl w:val="0"/>
        </w:rPr>
      </w:r>
    </w:p>
    <w:p w:rsidR="00000000" w:rsidDel="00000000" w:rsidP="00000000" w:rsidRDefault="00000000" w:rsidRPr="00000000" w14:paraId="000000FC">
      <w:pPr>
        <w:rPr>
          <w:shd w:fill="a4c2f4" w:val="clear"/>
        </w:rPr>
      </w:pPr>
      <w:r w:rsidDel="00000000" w:rsidR="00000000" w:rsidRPr="00000000">
        <w:rPr>
          <w:shd w:fill="a4c2f4" w:val="clear"/>
          <w:rtl w:val="0"/>
        </w:rPr>
        <w:t xml:space="preserve">&lt;Không ngồi xuống&gt;</w:t>
      </w:r>
    </w:p>
    <w:p w:rsidR="00000000" w:rsidDel="00000000" w:rsidP="00000000" w:rsidRDefault="00000000" w:rsidRPr="00000000" w14:paraId="000000FD">
      <w:pPr>
        <w:rPr>
          <w:shd w:fill="a4c2f4" w:val="clear"/>
        </w:rPr>
      </w:pPr>
      <w:r w:rsidDel="00000000" w:rsidR="00000000" w:rsidRPr="00000000">
        <w:rPr>
          <w:rtl w:val="0"/>
        </w:rPr>
      </w:r>
    </w:p>
    <w:p w:rsidR="00000000" w:rsidDel="00000000" w:rsidP="00000000" w:rsidRDefault="00000000" w:rsidRPr="00000000" w14:paraId="000000FE">
      <w:pPr>
        <w:rPr>
          <w:shd w:fill="a4c2f4" w:val="clear"/>
        </w:rPr>
      </w:pPr>
      <w:r w:rsidDel="00000000" w:rsidR="00000000" w:rsidRPr="00000000">
        <w:br w:type="page"/>
      </w:r>
      <w:r w:rsidDel="00000000" w:rsidR="00000000" w:rsidRPr="00000000">
        <w:rPr>
          <w:rtl w:val="0"/>
        </w:rPr>
      </w:r>
    </w:p>
    <w:p w:rsidR="00000000" w:rsidDel="00000000" w:rsidP="00000000" w:rsidRDefault="00000000" w:rsidRPr="00000000" w14:paraId="000000FF">
      <w:pPr>
        <w:rPr>
          <w:shd w:fill="a4c2f4" w:val="clear"/>
        </w:rPr>
      </w:pPr>
      <w:r w:rsidDel="00000000" w:rsidR="00000000" w:rsidRPr="00000000">
        <w:rPr>
          <w:shd w:fill="a4c2f4" w:val="clear"/>
          <w:rtl w:val="0"/>
        </w:rPr>
        <w:t xml:space="preserve">&lt;Không ngồi xuống&gt;</w:t>
      </w:r>
    </w:p>
    <w:p w:rsidR="00000000" w:rsidDel="00000000" w:rsidP="00000000" w:rsidRDefault="00000000" w:rsidRPr="00000000" w14:paraId="00000100">
      <w:pPr>
        <w:rPr>
          <w:shd w:fill="a4c2f4" w:val="clear"/>
        </w:rPr>
      </w:pPr>
      <w:r w:rsidDel="00000000" w:rsidR="00000000" w:rsidRPr="00000000">
        <w:rPr>
          <w:rtl w:val="0"/>
        </w:rPr>
      </w:r>
    </w:p>
    <w:p w:rsidR="00000000" w:rsidDel="00000000" w:rsidP="00000000" w:rsidRDefault="00000000" w:rsidRPr="00000000" w14:paraId="00000101">
      <w:pPr>
        <w:rPr/>
      </w:pPr>
      <w:r w:rsidDel="00000000" w:rsidR="00000000" w:rsidRPr="00000000">
        <w:rPr>
          <w:b w:val="1"/>
          <w:bCs w:val="1"/>
          <w:rtl w:val="0"/>
        </w:rPr>
        <w:t xml:space="preserve">MC</w:t>
      </w:r>
      <w:r w:rsidDel="00000000" w:rsidR="00000000" w:rsidRPr="00000000">
        <w:rPr>
          <w:rtl w:val="0"/>
        </w:rPr>
        <w:t xml:space="preserve">: ”…”</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{sp: cd_talk}</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b w:val="1"/>
          <w:bCs w:val="1"/>
          <w:rtl w:val="0"/>
        </w:rPr>
        <w:t xml:space="preserve">Cô Duyên</w:t>
      </w:r>
      <w:r w:rsidDel="00000000" w:rsidR="00000000" w:rsidRPr="00000000">
        <w:rPr>
          <w:rtl w:val="0"/>
        </w:rPr>
        <w:t xml:space="preserve">: “Sao chưa ngồi vậy con”</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{sp: cd_notalk}</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b w:val="1"/>
          <w:bCs w:val="1"/>
          <w:rtl w:val="0"/>
        </w:rPr>
        <w:t xml:space="preserve">MC</w:t>
      </w:r>
      <w:r w:rsidDel="00000000" w:rsidR="00000000" w:rsidRPr="00000000">
        <w:rPr>
          <w:rtl w:val="0"/>
        </w:rPr>
        <w:t xml:space="preserve">: “Con đứng học được không ạ?”</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{sp: cd_talk}</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b w:val="1"/>
          <w:bCs w:val="1"/>
          <w:rtl w:val="0"/>
        </w:rPr>
        <w:t xml:space="preserve">Cô Duyên</w:t>
      </w:r>
      <w:r w:rsidDel="00000000" w:rsidR="00000000" w:rsidRPr="00000000">
        <w:rPr>
          <w:rtl w:val="0"/>
        </w:rPr>
        <w:t xml:space="preserve">: “...Con ngồi xuống học cho tập trung.”</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{sp: cd_notalk}</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b w:val="1"/>
          <w:bCs w:val="1"/>
          <w:rtl w:val="0"/>
        </w:rPr>
        <w:t xml:space="preserve">MC</w:t>
      </w:r>
      <w:r w:rsidDel="00000000" w:rsidR="00000000" w:rsidRPr="00000000">
        <w:rPr>
          <w:rtl w:val="0"/>
        </w:rPr>
        <w:t xml:space="preserve">: “Dạ con </w:t>
      </w:r>
      <w:commentRangeStart w:id="16"/>
      <w:r w:rsidDel="00000000" w:rsidR="00000000" w:rsidRPr="00000000">
        <w:rPr>
          <w:rtl w:val="0"/>
        </w:rPr>
        <w:t xml:space="preserve">đứng </w:t>
      </w:r>
      <w:commentRangeEnd w:id="16"/>
      <w:r w:rsidDel="00000000" w:rsidR="00000000" w:rsidRPr="00000000">
        <w:commentReference w:id="16"/>
      </w:r>
      <w:r w:rsidDel="00000000" w:rsidR="00000000" w:rsidRPr="00000000">
        <w:rPr>
          <w:rtl w:val="0"/>
        </w:rPr>
        <w:t xml:space="preserve">học thấy tập trung hơn cô ạ”</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{sp: cd_talk}</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b w:val="1"/>
          <w:bCs w:val="1"/>
          <w:rtl w:val="0"/>
        </w:rPr>
        <w:t xml:space="preserve">Cô Duyên</w:t>
      </w:r>
      <w:r w:rsidDel="00000000" w:rsidR="00000000" w:rsidRPr="00000000">
        <w:rPr>
          <w:rtl w:val="0"/>
        </w:rPr>
        <w:t xml:space="preserve">: “Vậy… con cứ làm sao cho thoải mái nhé”</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{sp: cd_notalk}</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b w:val="1"/>
          <w:bCs w:val="1"/>
          <w:rtl w:val="0"/>
        </w:rPr>
        <w:t xml:space="preserve">MC</w:t>
      </w:r>
      <w:r w:rsidDel="00000000" w:rsidR="00000000" w:rsidRPr="00000000">
        <w:rPr>
          <w:rtl w:val="0"/>
        </w:rPr>
        <w:t xml:space="preserve">: “Dạ vâng ạ”</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(Bạn đứng nép vào cạnh cửa ra vào và nghe cô giảng.)</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(Một vài tiếng xì xào đằng sau khiến bạn chú ý.)</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{sp: pl_confused_talk}</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b w:val="1"/>
          <w:bCs w:val="1"/>
          <w:rtl w:val="0"/>
        </w:rPr>
        <w:t xml:space="preserve">???</w:t>
      </w:r>
      <w:r w:rsidDel="00000000" w:rsidR="00000000" w:rsidRPr="00000000">
        <w:rPr>
          <w:rtl w:val="0"/>
        </w:rPr>
        <w:t xml:space="preserve">: “Có phải tao dọa sợ bạn mới rồi không, sao thấy người ta không chịu ngồi bàn mình vậy”</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{sp: pl_confused_notalk}</w:t>
      </w:r>
    </w:p>
    <w:p w:rsidR="00000000" w:rsidDel="00000000" w:rsidP="00000000" w:rsidRDefault="00000000" w:rsidRPr="00000000" w14:paraId="00000124">
      <w:pPr>
        <w:rPr/>
      </w:pPr>
      <w:r w:rsidDel="00000000" w:rsidR="00000000" w:rsidRPr="00000000">
        <w:rPr>
          <w:rtl w:val="0"/>
        </w:rPr>
        <w:t xml:space="preserve">{sp: dn_angry_talk}</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b w:val="1"/>
          <w:bCs w:val="1"/>
          <w:rtl w:val="0"/>
        </w:rPr>
        <w:t xml:space="preserve">???</w:t>
      </w:r>
      <w:r w:rsidDel="00000000" w:rsidR="00000000" w:rsidRPr="00000000">
        <w:rPr>
          <w:rtl w:val="0"/>
        </w:rPr>
        <w:t xml:space="preserve">: “Do mày chứ ai, ai kêu trông mày ăn vụng nhồm nhoàm kinh dị quá. Chắc bạn tưởng mày bị vấn đề đầu óc”</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{sp: dn_angry_notalk}</w:t>
      </w:r>
    </w:p>
    <w:p w:rsidR="00000000" w:rsidDel="00000000" w:rsidP="00000000" w:rsidRDefault="00000000" w:rsidRPr="00000000" w14:paraId="00000129">
      <w:pPr>
        <w:rPr/>
      </w:pPr>
      <w:r w:rsidDel="00000000" w:rsidR="00000000" w:rsidRPr="00000000">
        <w:rPr>
          <w:rtl w:val="0"/>
        </w:rPr>
        <w:t xml:space="preserve">{sp: pl_smile_talk}</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b w:val="1"/>
          <w:bCs w:val="1"/>
          <w:rtl w:val="0"/>
        </w:rPr>
        <w:t xml:space="preserve">???</w:t>
      </w:r>
      <w:r w:rsidDel="00000000" w:rsidR="00000000" w:rsidRPr="00000000">
        <w:rPr>
          <w:rtl w:val="0"/>
        </w:rPr>
        <w:t xml:space="preserve">: “Không. Tao nghĩ bạn chê mày </w:t>
      </w:r>
      <w:commentRangeStart w:id="17"/>
      <w:commentRangeStart w:id="18"/>
      <w:r w:rsidDel="00000000" w:rsidR="00000000" w:rsidRPr="00000000">
        <w:rPr>
          <w:rtl w:val="0"/>
        </w:rPr>
        <w:t xml:space="preserve">thối </w:t>
      </w:r>
      <w:commentRangeEnd w:id="17"/>
      <w:r w:rsidDel="00000000" w:rsidR="00000000" w:rsidRPr="00000000">
        <w:commentReference w:id="17"/>
      </w:r>
      <w:commentRangeEnd w:id="18"/>
      <w:r w:rsidDel="00000000" w:rsidR="00000000" w:rsidRPr="00000000">
        <w:commentReference w:id="18"/>
      </w:r>
      <w:r w:rsidDel="00000000" w:rsidR="00000000" w:rsidRPr="00000000">
        <w:rPr>
          <w:rtl w:val="0"/>
        </w:rPr>
        <w:t xml:space="preserve">đấy.”</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{sp: pl_smile_notalk}</w:t>
      </w:r>
    </w:p>
    <w:p w:rsidR="00000000" w:rsidDel="00000000" w:rsidP="00000000" w:rsidRDefault="00000000" w:rsidRPr="00000000" w14:paraId="0000012E">
      <w:pPr>
        <w:rPr/>
      </w:pPr>
      <w:r w:rsidDel="00000000" w:rsidR="00000000" w:rsidRPr="00000000">
        <w:rPr>
          <w:rtl w:val="0"/>
        </w:rPr>
        <w:t xml:space="preserve">{sp: dn_angry_talk}</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b w:val="1"/>
          <w:bCs w:val="1"/>
          <w:rtl w:val="0"/>
        </w:rPr>
        <w:t xml:space="preserve">???</w:t>
      </w:r>
      <w:r w:rsidDel="00000000" w:rsidR="00000000" w:rsidRPr="00000000">
        <w:rPr>
          <w:rtl w:val="0"/>
        </w:rPr>
        <w:t xml:space="preserve">: “Tao </w:t>
      </w:r>
      <w:commentRangeStart w:id="19"/>
      <w:r w:rsidDel="00000000" w:rsidR="00000000" w:rsidRPr="00000000">
        <w:rPr>
          <w:rtl w:val="0"/>
        </w:rPr>
        <w:t xml:space="preserve">thối </w:t>
      </w:r>
      <w:commentRangeEnd w:id="19"/>
      <w:r w:rsidDel="00000000" w:rsidR="00000000" w:rsidRPr="00000000">
        <w:commentReference w:id="19"/>
      </w:r>
      <w:r w:rsidDel="00000000" w:rsidR="00000000" w:rsidRPr="00000000">
        <w:rPr>
          <w:rtl w:val="0"/>
        </w:rPr>
        <w:t xml:space="preserve">hồi nào??? Tao tắm trước khi đi học mà”</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{sp: pl_surprised_talk}</w:t>
      </w:r>
    </w:p>
    <w:p w:rsidR="00000000" w:rsidDel="00000000" w:rsidP="00000000" w:rsidRDefault="00000000" w:rsidRPr="00000000" w14:paraId="00000133">
      <w:pPr>
        <w:rPr/>
      </w:pPr>
      <w:r w:rsidDel="00000000" w:rsidR="00000000" w:rsidRPr="00000000">
        <w:rPr>
          <w:rtl w:val="0"/>
        </w:rPr>
        <w:t xml:space="preserve">{sp: dn_annoyed2_notalk}</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b w:val="1"/>
          <w:bCs w:val="1"/>
          <w:rtl w:val="0"/>
        </w:rPr>
        <w:t xml:space="preserve">???</w:t>
      </w:r>
      <w:r w:rsidDel="00000000" w:rsidR="00000000" w:rsidRPr="00000000">
        <w:rPr>
          <w:rtl w:val="0"/>
        </w:rPr>
        <w:t xml:space="preserve">: “Hay bạn nghĩ mày với tao là người xấu vậy”</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{sp: dn_awkward_talk}</w:t>
      </w:r>
    </w:p>
    <w:p w:rsidR="00000000" w:rsidDel="00000000" w:rsidP="00000000" w:rsidRDefault="00000000" w:rsidRPr="00000000" w14:paraId="00000138">
      <w:pPr>
        <w:rPr/>
      </w:pPr>
      <w:r w:rsidDel="00000000" w:rsidR="00000000" w:rsidRPr="00000000">
        <w:rPr>
          <w:rtl w:val="0"/>
        </w:rPr>
        <w:t xml:space="preserve">{sp: pl_surprised_notalk}</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b w:val="1"/>
          <w:bCs w:val="1"/>
          <w:rtl w:val="0"/>
        </w:rPr>
        <w:t xml:space="preserve">???</w:t>
      </w:r>
      <w:r w:rsidDel="00000000" w:rsidR="00000000" w:rsidRPr="00000000">
        <w:rPr>
          <w:rtl w:val="0"/>
        </w:rPr>
        <w:t xml:space="preserve">: “Chắc thế…”</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shd w:fill="dd7e6b" w:val="clear"/>
        </w:rPr>
      </w:pPr>
      <w:r w:rsidDel="00000000" w:rsidR="00000000" w:rsidRPr="00000000">
        <w:rPr>
          <w:shd w:fill="dd7e6b" w:val="clear"/>
          <w:rtl w:val="0"/>
        </w:rPr>
        <w:t xml:space="preserve">-1 fp ??? (PL)</w:t>
      </w:r>
    </w:p>
    <w:p w:rsidR="00000000" w:rsidDel="00000000" w:rsidP="00000000" w:rsidRDefault="00000000" w:rsidRPr="00000000" w14:paraId="0000013D">
      <w:pPr>
        <w:rPr>
          <w:shd w:fill="dd7e6b" w:val="clear"/>
        </w:rPr>
      </w:pPr>
      <w:r w:rsidDel="00000000" w:rsidR="00000000" w:rsidRPr="00000000">
        <w:rPr>
          <w:rtl w:val="0"/>
        </w:rPr>
      </w:r>
    </w:p>
    <w:p w:rsidR="00000000" w:rsidDel="00000000" w:rsidP="00000000" w:rsidRDefault="00000000" w:rsidRPr="00000000" w14:paraId="0000013E">
      <w:pPr>
        <w:rPr>
          <w:shd w:fill="dd7e6b" w:val="clear"/>
        </w:rPr>
      </w:pPr>
      <w:r w:rsidDel="00000000" w:rsidR="00000000" w:rsidRPr="00000000">
        <w:rPr>
          <w:shd w:fill="dd7e6b" w:val="clear"/>
          <w:rtl w:val="0"/>
        </w:rPr>
        <w:t xml:space="preserve">-2 fp ??? (ĐN)</w:t>
      </w:r>
    </w:p>
    <w:p w:rsidR="00000000" w:rsidDel="00000000" w:rsidP="00000000" w:rsidRDefault="00000000" w:rsidRPr="00000000" w14:paraId="0000013F">
      <w:pPr>
        <w:rPr>
          <w:shd w:fill="a4c2f4" w:val="clea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{sp: pl_thinking_talk}</w:t>
      </w:r>
    </w:p>
    <w:p w:rsidR="00000000" w:rsidDel="00000000" w:rsidP="00000000" w:rsidRDefault="00000000" w:rsidRPr="00000000" w14:paraId="00000141">
      <w:pPr>
        <w:rPr/>
      </w:pPr>
      <w:r w:rsidDel="00000000" w:rsidR="00000000" w:rsidRPr="00000000">
        <w:rPr>
          <w:rtl w:val="0"/>
        </w:rPr>
        <w:t xml:space="preserve">{sp: dn_awkward_notalk}</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b w:val="1"/>
          <w:bCs w:val="1"/>
          <w:rtl w:val="0"/>
        </w:rPr>
        <w:t xml:space="preserve">???</w:t>
      </w:r>
      <w:r w:rsidDel="00000000" w:rsidR="00000000" w:rsidRPr="00000000">
        <w:rPr>
          <w:rtl w:val="0"/>
        </w:rPr>
        <w:t xml:space="preserve">: “Từ từ, hay do thằng Gia Khiếu vậy, nãy tao thấy bạn đi vào sau nó”</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{sp: dn_annoyed2_talk}</w:t>
      </w:r>
    </w:p>
    <w:p w:rsidR="00000000" w:rsidDel="00000000" w:rsidP="00000000" w:rsidRDefault="00000000" w:rsidRPr="00000000" w14:paraId="00000146">
      <w:pPr>
        <w:rPr/>
      </w:pPr>
      <w:r w:rsidDel="00000000" w:rsidR="00000000" w:rsidRPr="00000000">
        <w:rPr>
          <w:rtl w:val="0"/>
        </w:rPr>
        <w:t xml:space="preserve">{sp: pl_ponder}</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b w:val="1"/>
          <w:bCs w:val="1"/>
          <w:rtl w:val="0"/>
        </w:rPr>
        <w:t xml:space="preserve">???</w:t>
      </w:r>
      <w:r w:rsidDel="00000000" w:rsidR="00000000" w:rsidRPr="00000000">
        <w:rPr>
          <w:rtl w:val="0"/>
        </w:rPr>
        <w:t xml:space="preserve">: “Ừ chắc do nó rồi, tao mà gặp nó chắc tao cũng xách dép chạy”</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{sp: pl_ragebaited_talk}</w:t>
      </w:r>
    </w:p>
    <w:p w:rsidR="00000000" w:rsidDel="00000000" w:rsidP="00000000" w:rsidRDefault="00000000" w:rsidRPr="00000000" w14:paraId="0000014B">
      <w:pPr>
        <w:rPr/>
      </w:pPr>
      <w:r w:rsidDel="00000000" w:rsidR="00000000" w:rsidRPr="00000000">
        <w:rPr>
          <w:rtl w:val="0"/>
        </w:rPr>
        <w:t xml:space="preserve">{sp: dn_annoyed2_notalk}</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b w:val="1"/>
          <w:bCs w:val="1"/>
          <w:rtl w:val="0"/>
        </w:rPr>
        <w:t xml:space="preserve">???</w:t>
      </w:r>
      <w:r w:rsidDel="00000000" w:rsidR="00000000" w:rsidRPr="00000000">
        <w:rPr>
          <w:rtl w:val="0"/>
        </w:rPr>
        <w:t xml:space="preserve">: “Tại mày đó Khiếu”</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(Cậu bạn ngồi giữa đánh một phát bộp vào lưng Gia Khiếu)</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{sp: gk_sleeping_drooling}</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(Cậu ta ngẩng đầu dậy, mặt nhăn lại trông có vẻ khó chịu)</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{sp: gk_wakingup_talk}</w:t>
      </w:r>
      <w:r w:rsidDel="00000000" w:rsidR="00000000" w:rsidRPr="00000000">
        <w:br w:type="page"/>
      </w: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shd w:fill="ffd966" w:val="clear"/>
        </w:rPr>
      </w:pPr>
      <w:r w:rsidDel="00000000" w:rsidR="00000000" w:rsidRPr="00000000">
        <w:rPr>
          <w:rtl w:val="0"/>
        </w:rPr>
        <w:t xml:space="preserve">Nếu </w:t>
      </w:r>
      <w:r w:rsidDel="00000000" w:rsidR="00000000" w:rsidRPr="00000000">
        <w:rPr>
          <w:shd w:fill="ffd966" w:val="clear"/>
          <w:rtl w:val="0"/>
        </w:rPr>
        <w:t xml:space="preserve">&lt;Cảm ơn cậu ta&gt;</w:t>
      </w:r>
    </w:p>
    <w:p w:rsidR="00000000" w:rsidDel="00000000" w:rsidP="00000000" w:rsidRDefault="00000000" w:rsidRPr="00000000" w14:paraId="00000158">
      <w:pPr>
        <w:rPr>
          <w:shd w:fill="ffd966" w:val="clear"/>
        </w:rPr>
      </w:pPr>
      <w:r w:rsidDel="00000000" w:rsidR="00000000" w:rsidRPr="00000000">
        <w:rPr>
          <w:rtl w:val="0"/>
        </w:rPr>
      </w:r>
    </w:p>
    <w:p w:rsidR="00000000" w:rsidDel="00000000" w:rsidP="00000000" w:rsidRDefault="00000000" w:rsidRPr="00000000" w14:paraId="00000159">
      <w:pPr>
        <w:rPr/>
      </w:pPr>
      <w:r w:rsidDel="00000000" w:rsidR="00000000" w:rsidRPr="00000000">
        <w:rPr>
          <w:b w:val="1"/>
          <w:bCs w:val="1"/>
          <w:rtl w:val="0"/>
        </w:rPr>
        <w:t xml:space="preserve">Gia Khiếu</w:t>
      </w:r>
      <w:r w:rsidDel="00000000" w:rsidR="00000000" w:rsidRPr="00000000">
        <w:rPr>
          <w:rtl w:val="0"/>
        </w:rPr>
        <w:t xml:space="preserve">: “...Nãy còn giữ </w:t>
      </w:r>
      <w:commentRangeStart w:id="20"/>
      <w:commentRangeStart w:id="21"/>
      <w:r w:rsidDel="00000000" w:rsidR="00000000" w:rsidRPr="00000000">
        <w:rPr>
          <w:rtl w:val="0"/>
        </w:rPr>
        <w:t xml:space="preserve">cửa </w:t>
      </w:r>
      <w:commentRangeEnd w:id="20"/>
      <w:r w:rsidDel="00000000" w:rsidR="00000000" w:rsidRPr="00000000">
        <w:commentReference w:id="20"/>
      </w:r>
      <w:commentRangeEnd w:id="21"/>
      <w:r w:rsidDel="00000000" w:rsidR="00000000" w:rsidRPr="00000000">
        <w:commentReference w:id="21"/>
      </w:r>
      <w:r w:rsidDel="00000000" w:rsidR="00000000" w:rsidRPr="00000000">
        <w:rPr>
          <w:rtl w:val="0"/>
        </w:rPr>
        <w:t xml:space="preserve">cho mà”</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shd w:fill="ffd966" w:val="clear"/>
        </w:rPr>
      </w:pPr>
      <w:r w:rsidDel="00000000" w:rsidR="00000000" w:rsidRPr="00000000">
        <w:rPr>
          <w:rtl w:val="0"/>
        </w:rPr>
        <w:t xml:space="preserve">Nếu </w:t>
      </w:r>
      <w:r w:rsidDel="00000000" w:rsidR="00000000" w:rsidRPr="00000000">
        <w:rPr>
          <w:shd w:fill="ffd966" w:val="clear"/>
          <w:rtl w:val="0"/>
        </w:rPr>
        <w:t xml:space="preserve">&lt;Không nói gì&gt;</w:t>
      </w:r>
    </w:p>
    <w:p w:rsidR="00000000" w:rsidDel="00000000" w:rsidP="00000000" w:rsidRDefault="00000000" w:rsidRPr="00000000" w14:paraId="0000015C">
      <w:pPr>
        <w:rPr>
          <w:shd w:fill="ffd966" w:val="clear"/>
        </w:rPr>
      </w:pPr>
      <w:r w:rsidDel="00000000" w:rsidR="00000000" w:rsidRPr="00000000">
        <w:rPr>
          <w:rtl w:val="0"/>
        </w:rPr>
      </w:r>
    </w:p>
    <w:p w:rsidR="00000000" w:rsidDel="00000000" w:rsidP="00000000" w:rsidRDefault="00000000" w:rsidRPr="00000000" w14:paraId="0000015D">
      <w:pPr>
        <w:rPr/>
      </w:pPr>
      <w:r w:rsidDel="00000000" w:rsidR="00000000" w:rsidRPr="00000000">
        <w:rPr>
          <w:b w:val="1"/>
          <w:bCs w:val="1"/>
          <w:rtl w:val="0"/>
        </w:rPr>
        <w:t xml:space="preserve">Gia Khiếu</w:t>
      </w:r>
      <w:r w:rsidDel="00000000" w:rsidR="00000000" w:rsidRPr="00000000">
        <w:rPr>
          <w:rtl w:val="0"/>
        </w:rPr>
        <w:t xml:space="preserve">: “...Nãy giữ cửa..”</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“...Còn không cảm ơn…”</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“...Mắc gì tại tao…”</w:t>
      </w:r>
      <w:r w:rsidDel="00000000" w:rsidR="00000000" w:rsidRPr="00000000">
        <w:br w:type="page"/>
      </w:r>
      <w:r w:rsidDel="00000000" w:rsidR="00000000" w:rsidRPr="00000000">
        <w:rPr>
          <w:rtl w:val="0"/>
        </w:rPr>
      </w:r>
    </w:p>
    <w:p w:rsidR="00000000" w:rsidDel="00000000" w:rsidP="00000000" w:rsidRDefault="00000000" w:rsidRPr="00000000" w14:paraId="00000162">
      <w:pPr>
        <w:rPr/>
      </w:pPr>
      <w:r w:rsidDel="00000000" w:rsidR="00000000" w:rsidRPr="00000000">
        <w:rPr>
          <w:b w:val="1"/>
          <w:bCs w:val="1"/>
          <w:rtl w:val="0"/>
        </w:rPr>
        <w:t xml:space="preserve">Gia Khiếu</w:t>
      </w:r>
      <w:r w:rsidDel="00000000" w:rsidR="00000000" w:rsidRPr="00000000">
        <w:rPr>
          <w:rtl w:val="0"/>
        </w:rPr>
        <w:t xml:space="preserve">: “Nói chung… không biết”</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{sp: gk_wakingup_yawn}</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“Để yên tao ngủ..”</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shd w:fill="dd7e6b" w:val="clear"/>
        </w:rPr>
      </w:pPr>
      <w:r w:rsidDel="00000000" w:rsidR="00000000" w:rsidRPr="00000000">
        <w:rPr>
          <w:shd w:fill="dd7e6b" w:val="clear"/>
          <w:rtl w:val="0"/>
        </w:rPr>
        <w:t xml:space="preserve">-1 fp GK</w:t>
      </w:r>
    </w:p>
    <w:p w:rsidR="00000000" w:rsidDel="00000000" w:rsidP="00000000" w:rsidRDefault="00000000" w:rsidRPr="00000000" w14:paraId="00000169">
      <w:pPr>
        <w:rPr>
          <w:shd w:fill="dd7e6b" w:val="clea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{hide all}</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(Bạn muốn thanh minh nhưng lại thấy ngại, nên đành thôi)</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(Bạn chăm chỉ học, cho đến khi bạn gặp khúc mắc ở một câu hỏi khó)</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(Bài toán này làm bạn cảm thấy mình là một người ngờ nghệch.)</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{sp: dn_neutral_talk}</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(Dường như nhìn thấy bạn loay hoay với bài, cậu bạn “không </w:t>
      </w:r>
      <w:commentRangeStart w:id="22"/>
      <w:r w:rsidDel="00000000" w:rsidR="00000000" w:rsidRPr="00000000">
        <w:rPr>
          <w:rtl w:val="0"/>
        </w:rPr>
        <w:t xml:space="preserve">thối</w:t>
      </w:r>
      <w:commentRangeEnd w:id="22"/>
      <w:r w:rsidDel="00000000" w:rsidR="00000000" w:rsidRPr="00000000">
        <w:commentReference w:id="22"/>
      </w:r>
      <w:r w:rsidDel="00000000" w:rsidR="00000000" w:rsidRPr="00000000">
        <w:rPr>
          <w:rtl w:val="0"/>
        </w:rPr>
        <w:t xml:space="preserve">” liền quay sang.)</w:t>
      </w:r>
    </w:p>
    <w:p w:rsidR="00000000" w:rsidDel="00000000" w:rsidP="00000000" w:rsidRDefault="00000000" w:rsidRPr="00000000" w14:paraId="00000175">
      <w:pPr>
        <w:rPr>
          <w:b w:val="1"/>
          <w:bCs w:val="1"/>
        </w:rPr>
      </w:pPr>
      <w:r w:rsidDel="00000000" w:rsidR="00000000" w:rsidRPr="00000000">
        <w:rPr>
          <w:rtl w:val="0"/>
        </w:rPr>
      </w:r>
    </w:p>
    <w:p w:rsidR="00000000" w:rsidDel="00000000" w:rsidP="00000000" w:rsidRDefault="00000000" w:rsidRPr="00000000" w14:paraId="00000176">
      <w:pPr>
        <w:rPr/>
      </w:pPr>
      <w:r w:rsidDel="00000000" w:rsidR="00000000" w:rsidRPr="00000000">
        <w:rPr>
          <w:b w:val="1"/>
          <w:bCs w:val="1"/>
          <w:rtl w:val="0"/>
        </w:rPr>
        <w:t xml:space="preserve">???</w:t>
      </w:r>
      <w:r w:rsidDel="00000000" w:rsidR="00000000" w:rsidRPr="00000000">
        <w:rPr>
          <w:rtl w:val="0"/>
        </w:rPr>
        <w:t xml:space="preserve">: “Ông/bà không làm được bài này à?”</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shd w:fill="ffe599" w:val="clear"/>
        </w:rPr>
      </w:pPr>
      <w:r w:rsidDel="00000000" w:rsidR="00000000" w:rsidRPr="00000000">
        <w:rPr>
          <w:shd w:fill="ffe599" w:val="clear"/>
          <w:rtl w:val="0"/>
        </w:rPr>
        <w:t xml:space="preserve">&lt;Ừ&gt; </w:t>
      </w:r>
    </w:p>
    <w:p w:rsidR="00000000" w:rsidDel="00000000" w:rsidP="00000000" w:rsidRDefault="00000000" w:rsidRPr="00000000" w14:paraId="00000179">
      <w:pPr>
        <w:rPr>
          <w:shd w:fill="ffe599" w:val="clear"/>
        </w:rPr>
      </w:pPr>
      <w:r w:rsidDel="00000000" w:rsidR="00000000" w:rsidRPr="00000000">
        <w:rPr>
          <w:rtl w:val="0"/>
        </w:rPr>
      </w:r>
    </w:p>
    <w:p w:rsidR="00000000" w:rsidDel="00000000" w:rsidP="00000000" w:rsidRDefault="00000000" w:rsidRPr="00000000" w14:paraId="0000017A">
      <w:pPr>
        <w:rPr>
          <w:shd w:fill="ffe599" w:val="clear"/>
        </w:rPr>
      </w:pPr>
      <w:r w:rsidDel="00000000" w:rsidR="00000000" w:rsidRPr="00000000">
        <w:rPr>
          <w:shd w:fill="ffe599" w:val="clear"/>
          <w:rtl w:val="0"/>
        </w:rPr>
        <w:t xml:space="preserve">&lt;Ừm, mình chưa gặp dạng này bao giờ&gt;</w:t>
      </w:r>
    </w:p>
    <w:p w:rsidR="00000000" w:rsidDel="00000000" w:rsidP="00000000" w:rsidRDefault="00000000" w:rsidRPr="00000000" w14:paraId="0000017B">
      <w:pPr>
        <w:rPr>
          <w:shd w:fill="ffe599" w:val="clear"/>
        </w:rPr>
      </w:pPr>
      <w:r w:rsidDel="00000000" w:rsidR="00000000" w:rsidRPr="00000000">
        <w:rPr>
          <w:rtl w:val="0"/>
        </w:rPr>
      </w:r>
    </w:p>
    <w:p w:rsidR="00000000" w:rsidDel="00000000" w:rsidP="00000000" w:rsidRDefault="00000000" w:rsidRPr="00000000" w14:paraId="0000017C">
      <w:pPr>
        <w:rPr>
          <w:shd w:fill="ffe599" w:val="clear"/>
        </w:rPr>
      </w:pPr>
      <w:r w:rsidDel="00000000" w:rsidR="00000000" w:rsidRPr="00000000">
        <w:rPr>
          <w:shd w:fill="ffe599" w:val="clear"/>
          <w:rtl w:val="0"/>
        </w:rPr>
        <w:t xml:space="preserve">&lt;Ừa, dạng này lạ quá, mình chưa bao giờ làm, mình nghĩ nãy giờ không ra&gt;</w:t>
      </w:r>
      <w:r w:rsidDel="00000000" w:rsidR="00000000" w:rsidRPr="00000000">
        <w:br w:type="page"/>
      </w:r>
      <w:r w:rsidDel="00000000" w:rsidR="00000000" w:rsidRPr="00000000">
        <w:rPr>
          <w:rtl w:val="0"/>
        </w:rPr>
      </w:r>
    </w:p>
    <w:p w:rsidR="00000000" w:rsidDel="00000000" w:rsidP="00000000" w:rsidRDefault="00000000" w:rsidRPr="00000000" w14:paraId="0000017D">
      <w:pPr>
        <w:rPr>
          <w:shd w:fill="ffe599" w:val="clear"/>
        </w:rPr>
      </w:pPr>
      <w:r w:rsidDel="00000000" w:rsidR="00000000" w:rsidRPr="00000000">
        <w:rPr>
          <w:shd w:fill="ffe599" w:val="clear"/>
          <w:rtl w:val="0"/>
        </w:rPr>
        <w:t xml:space="preserve">&lt;Ừ&gt; </w:t>
      </w:r>
      <w:r w:rsidDel="00000000" w:rsidR="00000000" w:rsidRPr="00000000">
        <w:rPr>
          <w:shd w:fill="d5a6bd" w:val="clear"/>
          <w:rtl w:val="0"/>
        </w:rPr>
        <w:t xml:space="preserve">[+1 NC]</w:t>
      </w:r>
      <w:r w:rsidDel="00000000" w:rsidR="00000000" w:rsidRPr="00000000">
        <w:rPr>
          <w:rtl w:val="0"/>
        </w:rPr>
      </w:r>
    </w:p>
    <w:p w:rsidR="00000000" w:rsidDel="00000000" w:rsidP="00000000" w:rsidRDefault="00000000" w:rsidRPr="00000000" w14:paraId="0000017E">
      <w:pPr>
        <w:rPr>
          <w:shd w:fill="ffe599" w:val="clear"/>
        </w:rPr>
      </w:pPr>
      <w:r w:rsidDel="00000000" w:rsidR="00000000" w:rsidRPr="00000000">
        <w:rPr>
          <w:rtl w:val="0"/>
        </w:rPr>
      </w:r>
    </w:p>
    <w:p w:rsidR="00000000" w:rsidDel="00000000" w:rsidP="00000000" w:rsidRDefault="00000000" w:rsidRPr="00000000" w14:paraId="0000017F">
      <w:pPr>
        <w:rPr>
          <w:shd w:fill="ffe599" w:val="clear"/>
        </w:rPr>
      </w:pPr>
      <w:r w:rsidDel="00000000" w:rsidR="00000000" w:rsidRPr="00000000">
        <w:rPr>
          <w:shd w:fill="ffe599" w:val="clear"/>
          <w:rtl w:val="0"/>
        </w:rPr>
        <w:t xml:space="preserve">&lt;Ừm, mình chưa gặp dạng này bao giờ&gt;</w:t>
      </w:r>
      <w:r w:rsidDel="00000000" w:rsidR="00000000" w:rsidRPr="00000000">
        <w:rPr>
          <w:shd w:fill="d5a6bd" w:val="clear"/>
          <w:rtl w:val="0"/>
        </w:rPr>
        <w:t xml:space="preserve">[+1 SS]</w:t>
      </w:r>
      <w:r w:rsidDel="00000000" w:rsidR="00000000" w:rsidRPr="00000000">
        <w:rPr>
          <w:rtl w:val="0"/>
        </w:rPr>
      </w:r>
    </w:p>
    <w:p w:rsidR="00000000" w:rsidDel="00000000" w:rsidP="00000000" w:rsidRDefault="00000000" w:rsidRPr="00000000" w14:paraId="00000180">
      <w:pPr>
        <w:rPr>
          <w:shd w:fill="ffe599" w:val="clear"/>
        </w:rPr>
      </w:pPr>
      <w:r w:rsidDel="00000000" w:rsidR="00000000" w:rsidRPr="00000000">
        <w:rPr>
          <w:rtl w:val="0"/>
        </w:rPr>
      </w:r>
    </w:p>
    <w:p w:rsidR="00000000" w:rsidDel="00000000" w:rsidP="00000000" w:rsidRDefault="00000000" w:rsidRPr="00000000" w14:paraId="00000181">
      <w:pPr>
        <w:rPr>
          <w:shd w:fill="d5a6bd" w:val="clear"/>
        </w:rPr>
      </w:pPr>
      <w:r w:rsidDel="00000000" w:rsidR="00000000" w:rsidRPr="00000000">
        <w:rPr>
          <w:shd w:fill="ffe599" w:val="clear"/>
          <w:rtl w:val="0"/>
        </w:rPr>
        <w:t xml:space="preserve">&lt;Ừa, dạng này lạ quá, mình chưa bao giờ làm, mình nghĩ nãy giờ không ra&gt;</w:t>
      </w:r>
      <w:r w:rsidDel="00000000" w:rsidR="00000000" w:rsidRPr="00000000">
        <w:rPr>
          <w:shd w:fill="d5a6bd" w:val="clear"/>
          <w:rtl w:val="0"/>
        </w:rPr>
        <w:t xml:space="preserve">[+1 CM]</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{sp: dn_smile_talk}</w:t>
      </w:r>
    </w:p>
    <w:p w:rsidR="00000000" w:rsidDel="00000000" w:rsidP="00000000" w:rsidRDefault="00000000" w:rsidRPr="00000000" w14:paraId="00000184">
      <w:pPr>
        <w:rPr>
          <w:b w:val="1"/>
          <w:bCs w:val="1"/>
        </w:rPr>
      </w:pPr>
      <w:r w:rsidDel="00000000" w:rsidR="00000000" w:rsidRPr="00000000">
        <w:rPr>
          <w:rtl w:val="0"/>
        </w:rPr>
      </w:r>
    </w:p>
    <w:p w:rsidR="00000000" w:rsidDel="00000000" w:rsidP="00000000" w:rsidRDefault="00000000" w:rsidRPr="00000000" w14:paraId="00000185">
      <w:pPr>
        <w:rPr/>
      </w:pPr>
      <w:r w:rsidDel="00000000" w:rsidR="00000000" w:rsidRPr="00000000">
        <w:rPr>
          <w:b w:val="1"/>
          <w:bCs w:val="1"/>
          <w:rtl w:val="0"/>
        </w:rPr>
        <w:t xml:space="preserve">???</w:t>
      </w:r>
      <w:r w:rsidDel="00000000" w:rsidR="00000000" w:rsidRPr="00000000">
        <w:rPr>
          <w:rtl w:val="0"/>
        </w:rPr>
        <w:t xml:space="preserve">: “Nếu ông/bà muốn tui có thể chỉ cách làm cho”</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i w:val="1"/>
          <w:iCs w:val="1"/>
        </w:rPr>
      </w:pPr>
      <w:r w:rsidDel="00000000" w:rsidR="00000000" w:rsidRPr="00000000">
        <w:rPr>
          <w:i w:val="1"/>
          <w:iCs w:val="1"/>
          <w:rtl w:val="0"/>
        </w:rPr>
        <w:t xml:space="preserve">(Bạn nghĩ đây là một lựa chọn quan trọng)</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shd w:fill="a4c2f4" w:val="clear"/>
        </w:rPr>
      </w:pPr>
      <w:r w:rsidDel="00000000" w:rsidR="00000000" w:rsidRPr="00000000">
        <w:rPr>
          <w:shd w:fill="a4c2f4" w:val="clear"/>
          <w:rtl w:val="0"/>
        </w:rPr>
        <w:t xml:space="preserve">&lt;Đồng ý và cảm ơn&gt;</w:t>
      </w:r>
    </w:p>
    <w:p w:rsidR="00000000" w:rsidDel="00000000" w:rsidP="00000000" w:rsidRDefault="00000000" w:rsidRPr="00000000" w14:paraId="0000018A">
      <w:pPr>
        <w:rPr>
          <w:shd w:fill="a4c2f4" w:val="clear"/>
        </w:rPr>
      </w:pPr>
      <w:r w:rsidDel="00000000" w:rsidR="00000000" w:rsidRPr="00000000">
        <w:rPr>
          <w:rtl w:val="0"/>
        </w:rPr>
      </w:r>
    </w:p>
    <w:p w:rsidR="00000000" w:rsidDel="00000000" w:rsidP="00000000" w:rsidRDefault="00000000" w:rsidRPr="00000000" w14:paraId="0000018B">
      <w:pPr>
        <w:rPr>
          <w:shd w:fill="a4c2f4" w:val="clear"/>
        </w:rPr>
      </w:pPr>
      <w:r w:rsidDel="00000000" w:rsidR="00000000" w:rsidRPr="00000000">
        <w:rPr>
          <w:shd w:fill="a4c2f4" w:val="clear"/>
          <w:rtl w:val="0"/>
        </w:rPr>
        <w:t xml:space="preserve">&lt;Từ chối và nhấn mạnh bạn có thể tự làm được&gt;</w:t>
      </w:r>
    </w:p>
    <w:p w:rsidR="00000000" w:rsidDel="00000000" w:rsidP="00000000" w:rsidRDefault="00000000" w:rsidRPr="00000000" w14:paraId="0000018C">
      <w:pPr>
        <w:ind w:firstLine="720"/>
        <w:rPr>
          <w:shd w:fill="ffd966" w:val="clear"/>
        </w:rPr>
      </w:pPr>
      <w:r w:rsidDel="00000000" w:rsidR="00000000" w:rsidRPr="00000000">
        <w:br w:type="page"/>
      </w:r>
      <w:r w:rsidDel="00000000" w:rsidR="00000000" w:rsidRPr="00000000">
        <w:rPr>
          <w:rtl w:val="0"/>
        </w:rPr>
      </w:r>
    </w:p>
    <w:p w:rsidR="00000000" w:rsidDel="00000000" w:rsidP="00000000" w:rsidRDefault="00000000" w:rsidRPr="00000000" w14:paraId="0000018D">
      <w:pPr>
        <w:ind w:firstLine="720"/>
        <w:rPr>
          <w:shd w:fill="a4c2f4" w:val="clear"/>
        </w:rPr>
      </w:pPr>
      <w:r w:rsidDel="00000000" w:rsidR="00000000" w:rsidRPr="00000000">
        <w:rPr>
          <w:shd w:fill="a4c2f4" w:val="clear"/>
          <w:rtl w:val="0"/>
        </w:rPr>
        <w:t xml:space="preserve">&lt;Đồng ý và cảm ơn&gt;</w:t>
      </w:r>
    </w:p>
    <w:p w:rsidR="00000000" w:rsidDel="00000000" w:rsidP="00000000" w:rsidRDefault="00000000" w:rsidRPr="00000000" w14:paraId="0000018E">
      <w:pPr>
        <w:ind w:firstLine="720"/>
        <w:rPr>
          <w:shd w:fill="ffd966" w:val="clear"/>
        </w:rPr>
      </w:pPr>
      <w:r w:rsidDel="00000000" w:rsidR="00000000" w:rsidRPr="00000000">
        <w:rPr>
          <w:rtl w:val="0"/>
        </w:rPr>
      </w:r>
    </w:p>
    <w:p w:rsidR="00000000" w:rsidDel="00000000" w:rsidP="00000000" w:rsidRDefault="00000000" w:rsidRPr="00000000" w14:paraId="0000018F">
      <w:pPr>
        <w:ind w:firstLine="720"/>
        <w:rPr/>
      </w:pPr>
      <w:r w:rsidDel="00000000" w:rsidR="00000000" w:rsidRPr="00000000">
        <w:rPr>
          <w:rtl w:val="0"/>
        </w:rPr>
        <w:t xml:space="preserve">{sp: dn_neutral_talk}</w:t>
      </w:r>
    </w:p>
    <w:p w:rsidR="00000000" w:rsidDel="00000000" w:rsidP="00000000" w:rsidRDefault="00000000" w:rsidRPr="00000000" w14:paraId="00000190">
      <w:pPr>
        <w:ind w:firstLine="720"/>
        <w:rPr>
          <w:b w:val="1"/>
          <w:bCs w:val="1"/>
        </w:rPr>
      </w:pPr>
      <w:r w:rsidDel="00000000" w:rsidR="00000000" w:rsidRPr="00000000">
        <w:rPr>
          <w:rtl w:val="0"/>
        </w:rPr>
      </w:r>
    </w:p>
    <w:p w:rsidR="00000000" w:rsidDel="00000000" w:rsidP="00000000" w:rsidRDefault="00000000" w:rsidRPr="00000000" w14:paraId="00000191">
      <w:pPr>
        <w:ind w:firstLine="720"/>
        <w:rPr/>
      </w:pPr>
      <w:r w:rsidDel="00000000" w:rsidR="00000000" w:rsidRPr="00000000">
        <w:rPr>
          <w:b w:val="1"/>
          <w:bCs w:val="1"/>
          <w:rtl w:val="0"/>
        </w:rPr>
        <w:t xml:space="preserve">???</w:t>
      </w:r>
      <w:r w:rsidDel="00000000" w:rsidR="00000000" w:rsidRPr="00000000">
        <w:rPr>
          <w:rtl w:val="0"/>
        </w:rPr>
        <w:t xml:space="preserve">: “Câu này thì phải xác định tính chẵn lẻ của hàm trước”</w:t>
      </w:r>
    </w:p>
    <w:p w:rsidR="00000000" w:rsidDel="00000000" w:rsidP="00000000" w:rsidRDefault="00000000" w:rsidRPr="00000000" w14:paraId="00000192">
      <w:pPr>
        <w:ind w:firstLine="720"/>
        <w:rPr/>
      </w:pPr>
      <w:r w:rsidDel="00000000" w:rsidR="00000000" w:rsidRPr="00000000">
        <w:rPr>
          <w:rtl w:val="0"/>
        </w:rPr>
      </w:r>
    </w:p>
    <w:p w:rsidR="00000000" w:rsidDel="00000000" w:rsidP="00000000" w:rsidRDefault="00000000" w:rsidRPr="00000000" w14:paraId="00000193">
      <w:pPr>
        <w:ind w:firstLine="720"/>
        <w:rPr/>
      </w:pPr>
      <w:r w:rsidDel="00000000" w:rsidR="00000000" w:rsidRPr="00000000">
        <w:rPr>
          <w:rtl w:val="0"/>
        </w:rPr>
        <w:t xml:space="preserve">(Bạn gật gù nghe cậu bạn giải từng phần một, khá là dễ hiểu.)</w:t>
      </w:r>
    </w:p>
    <w:p w:rsidR="00000000" w:rsidDel="00000000" w:rsidP="00000000" w:rsidRDefault="00000000" w:rsidRPr="00000000" w14:paraId="00000194">
      <w:pPr>
        <w:ind w:firstLine="720"/>
        <w:rPr/>
      </w:pPr>
      <w:r w:rsidDel="00000000" w:rsidR="00000000" w:rsidRPr="00000000">
        <w:rPr>
          <w:rtl w:val="0"/>
        </w:rPr>
      </w:r>
    </w:p>
    <w:p w:rsidR="00000000" w:rsidDel="00000000" w:rsidP="00000000" w:rsidRDefault="00000000" w:rsidRPr="00000000" w14:paraId="00000195">
      <w:pPr>
        <w:ind w:firstLine="720"/>
        <w:rPr/>
      </w:pPr>
      <w:r w:rsidDel="00000000" w:rsidR="00000000" w:rsidRPr="00000000">
        <w:rPr>
          <w:b w:val="1"/>
          <w:bCs w:val="1"/>
          <w:rtl w:val="0"/>
        </w:rPr>
        <w:t xml:space="preserve">???</w:t>
      </w:r>
      <w:r w:rsidDel="00000000" w:rsidR="00000000" w:rsidRPr="00000000">
        <w:rPr>
          <w:rtl w:val="0"/>
        </w:rPr>
        <w:t xml:space="preserve">: “...Rồi giờ ra đáp án rồi nè.”</w:t>
      </w:r>
    </w:p>
    <w:p w:rsidR="00000000" w:rsidDel="00000000" w:rsidP="00000000" w:rsidRDefault="00000000" w:rsidRPr="00000000" w14:paraId="00000196">
      <w:pPr>
        <w:ind w:firstLine="720"/>
        <w:rPr/>
      </w:pPr>
      <w:r w:rsidDel="00000000" w:rsidR="00000000" w:rsidRPr="00000000">
        <w:rPr>
          <w:rtl w:val="0"/>
        </w:rPr>
      </w:r>
    </w:p>
    <w:p w:rsidR="00000000" w:rsidDel="00000000" w:rsidP="00000000" w:rsidRDefault="00000000" w:rsidRPr="00000000" w14:paraId="00000197">
      <w:pPr>
        <w:ind w:firstLine="720"/>
        <w:rPr/>
      </w:pPr>
      <w:r w:rsidDel="00000000" w:rsidR="00000000" w:rsidRPr="00000000">
        <w:rPr>
          <w:rtl w:val="0"/>
        </w:rPr>
        <w:t xml:space="preserve">{sp: dn_neutral_notalk}</w:t>
      </w:r>
    </w:p>
    <w:p w:rsidR="00000000" w:rsidDel="00000000" w:rsidP="00000000" w:rsidRDefault="00000000" w:rsidRPr="00000000" w14:paraId="00000198">
      <w:pPr>
        <w:ind w:firstLine="720"/>
        <w:rPr/>
      </w:pPr>
      <w:r w:rsidDel="00000000" w:rsidR="00000000" w:rsidRPr="00000000">
        <w:rPr>
          <w:rtl w:val="0"/>
        </w:rPr>
      </w:r>
    </w:p>
    <w:p w:rsidR="00000000" w:rsidDel="00000000" w:rsidP="00000000" w:rsidRDefault="00000000" w:rsidRPr="00000000" w14:paraId="00000199">
      <w:pPr>
        <w:ind w:firstLine="720"/>
        <w:rPr/>
      </w:pPr>
      <w:r w:rsidDel="00000000" w:rsidR="00000000" w:rsidRPr="00000000">
        <w:rPr>
          <w:rtl w:val="0"/>
        </w:rPr>
        <w:t xml:space="preserve">(Bạn cảm ơn cậu ấy)</w:t>
      </w:r>
    </w:p>
    <w:p w:rsidR="00000000" w:rsidDel="00000000" w:rsidP="00000000" w:rsidRDefault="00000000" w:rsidRPr="00000000" w14:paraId="0000019A">
      <w:pPr>
        <w:ind w:firstLine="720"/>
        <w:rPr/>
      </w:pPr>
      <w:r w:rsidDel="00000000" w:rsidR="00000000" w:rsidRPr="00000000">
        <w:rPr>
          <w:rtl w:val="0"/>
        </w:rPr>
      </w:r>
    </w:p>
    <w:p w:rsidR="00000000" w:rsidDel="00000000" w:rsidP="00000000" w:rsidRDefault="00000000" w:rsidRPr="00000000" w14:paraId="0000019B">
      <w:pPr>
        <w:ind w:firstLine="720"/>
        <w:rPr>
          <w:shd w:fill="b6d7a8" w:val="clear"/>
        </w:rPr>
      </w:pPr>
      <w:r w:rsidDel="00000000" w:rsidR="00000000" w:rsidRPr="00000000">
        <w:rPr>
          <w:shd w:fill="b6d7a8" w:val="clear"/>
          <w:rtl w:val="0"/>
        </w:rPr>
        <w:t xml:space="preserve">[+3 fp ĐN]</w:t>
      </w:r>
    </w:p>
    <w:p w:rsidR="00000000" w:rsidDel="00000000" w:rsidP="00000000" w:rsidRDefault="00000000" w:rsidRPr="00000000" w14:paraId="0000019C">
      <w:pPr>
        <w:ind w:firstLine="720"/>
        <w:rPr>
          <w:shd w:fill="b6d7a8" w:val="clear"/>
        </w:rPr>
      </w:pPr>
      <w:r w:rsidDel="00000000" w:rsidR="00000000" w:rsidRPr="00000000">
        <w:rPr>
          <w:rtl w:val="0"/>
        </w:rPr>
      </w:r>
    </w:p>
    <w:p w:rsidR="00000000" w:rsidDel="00000000" w:rsidP="00000000" w:rsidRDefault="00000000" w:rsidRPr="00000000" w14:paraId="0000019D">
      <w:pPr>
        <w:ind w:firstLine="720"/>
        <w:rPr/>
      </w:pPr>
      <w:r w:rsidDel="00000000" w:rsidR="00000000" w:rsidRPr="00000000">
        <w:rPr>
          <w:rtl w:val="0"/>
        </w:rPr>
        <w:t xml:space="preserve">{sp: dn_smile_talk}</w:t>
      </w:r>
    </w:p>
    <w:p w:rsidR="00000000" w:rsidDel="00000000" w:rsidP="00000000" w:rsidRDefault="00000000" w:rsidRPr="00000000" w14:paraId="0000019E">
      <w:pPr>
        <w:ind w:firstLine="720"/>
        <w:rPr/>
      </w:pPr>
      <w:r w:rsidDel="00000000" w:rsidR="00000000" w:rsidRPr="00000000">
        <w:rPr>
          <w:rtl w:val="0"/>
        </w:rPr>
      </w:r>
    </w:p>
    <w:p w:rsidR="00000000" w:rsidDel="00000000" w:rsidP="00000000" w:rsidRDefault="00000000" w:rsidRPr="00000000" w14:paraId="0000019F">
      <w:pPr>
        <w:ind w:firstLine="720"/>
        <w:rPr/>
      </w:pPr>
      <w:r w:rsidDel="00000000" w:rsidR="00000000" w:rsidRPr="00000000">
        <w:rPr>
          <w:b w:val="1"/>
          <w:bCs w:val="1"/>
          <w:rtl w:val="0"/>
        </w:rPr>
        <w:t xml:space="preserve">???</w:t>
      </w:r>
      <w:r w:rsidDel="00000000" w:rsidR="00000000" w:rsidRPr="00000000">
        <w:rPr>
          <w:rtl w:val="0"/>
        </w:rPr>
        <w:t xml:space="preserve">: “Không có gì đâu ha, lần sau có gì cứ hỏi tui”</w:t>
      </w:r>
    </w:p>
    <w:p w:rsidR="00000000" w:rsidDel="00000000" w:rsidP="00000000" w:rsidRDefault="00000000" w:rsidRPr="00000000" w14:paraId="000001A0">
      <w:pPr>
        <w:ind w:firstLine="720"/>
        <w:rPr/>
      </w:pPr>
      <w:r w:rsidDel="00000000" w:rsidR="00000000" w:rsidRPr="00000000">
        <w:rPr>
          <w:rtl w:val="0"/>
        </w:rPr>
      </w:r>
    </w:p>
    <w:p w:rsidR="00000000" w:rsidDel="00000000" w:rsidP="00000000" w:rsidRDefault="00000000" w:rsidRPr="00000000" w14:paraId="000001A1">
      <w:pPr>
        <w:ind w:firstLine="720"/>
        <w:rPr/>
      </w:pPr>
      <w:r w:rsidDel="00000000" w:rsidR="00000000" w:rsidRPr="00000000">
        <w:rPr>
          <w:rtl w:val="0"/>
        </w:rPr>
        <w:t xml:space="preserve">{sp: dn_sorry_talk}</w:t>
      </w:r>
    </w:p>
    <w:p w:rsidR="00000000" w:rsidDel="00000000" w:rsidP="00000000" w:rsidRDefault="00000000" w:rsidRPr="00000000" w14:paraId="000001A2">
      <w:pPr>
        <w:ind w:firstLine="720"/>
        <w:rPr/>
      </w:pPr>
      <w:r w:rsidDel="00000000" w:rsidR="00000000" w:rsidRPr="00000000">
        <w:rPr>
          <w:rtl w:val="0"/>
        </w:rPr>
      </w:r>
    </w:p>
    <w:p w:rsidR="00000000" w:rsidDel="00000000" w:rsidP="00000000" w:rsidRDefault="00000000" w:rsidRPr="00000000" w14:paraId="000001A3">
      <w:pPr>
        <w:ind w:firstLine="720"/>
        <w:rPr/>
      </w:pPr>
      <w:r w:rsidDel="00000000" w:rsidR="00000000" w:rsidRPr="00000000">
        <w:rPr>
          <w:b w:val="1"/>
          <w:bCs w:val="1"/>
          <w:rtl w:val="0"/>
        </w:rPr>
        <w:t xml:space="preserve">???</w:t>
      </w:r>
      <w:r w:rsidDel="00000000" w:rsidR="00000000" w:rsidRPr="00000000">
        <w:rPr>
          <w:rtl w:val="0"/>
        </w:rPr>
        <w:t xml:space="preserve">: “Quên mất, tên tui là Đại Nghĩa. Tên ông/bà là gì nhỉ”</w:t>
      </w:r>
    </w:p>
    <w:p w:rsidR="00000000" w:rsidDel="00000000" w:rsidP="00000000" w:rsidRDefault="00000000" w:rsidRPr="00000000" w14:paraId="000001A4">
      <w:pPr>
        <w:ind w:firstLine="720"/>
        <w:rPr/>
      </w:pPr>
      <w:r w:rsidDel="00000000" w:rsidR="00000000" w:rsidRPr="00000000">
        <w:rPr>
          <w:rtl w:val="0"/>
        </w:rPr>
      </w:r>
    </w:p>
    <w:p w:rsidR="00000000" w:rsidDel="00000000" w:rsidP="00000000" w:rsidRDefault="00000000" w:rsidRPr="00000000" w14:paraId="000001A5">
      <w:pPr>
        <w:ind w:firstLine="720"/>
        <w:rPr/>
      </w:pPr>
      <w:r w:rsidDel="00000000" w:rsidR="00000000" w:rsidRPr="00000000">
        <w:rPr>
          <w:rtl w:val="0"/>
        </w:rPr>
        <w:t xml:space="preserve">{sp: dn_sorry_notalk}</w:t>
      </w:r>
    </w:p>
    <w:p w:rsidR="00000000" w:rsidDel="00000000" w:rsidP="00000000" w:rsidRDefault="00000000" w:rsidRPr="00000000" w14:paraId="000001A6">
      <w:pPr>
        <w:ind w:firstLine="720"/>
        <w:rPr/>
      </w:pPr>
      <w:r w:rsidDel="00000000" w:rsidR="00000000" w:rsidRPr="00000000">
        <w:rPr>
          <w:rtl w:val="0"/>
        </w:rPr>
      </w:r>
    </w:p>
    <w:p w:rsidR="00000000" w:rsidDel="00000000" w:rsidP="00000000" w:rsidRDefault="00000000" w:rsidRPr="00000000" w14:paraId="000001A7">
      <w:pPr>
        <w:ind w:firstLine="720"/>
        <w:rPr/>
      </w:pPr>
      <w:r w:rsidDel="00000000" w:rsidR="00000000" w:rsidRPr="00000000">
        <w:rPr>
          <w:rtl w:val="0"/>
        </w:rPr>
        <w:t xml:space="preserve">(Bạn giới thiệu tên mình là MC)</w:t>
      </w:r>
    </w:p>
    <w:p w:rsidR="00000000" w:rsidDel="00000000" w:rsidP="00000000" w:rsidRDefault="00000000" w:rsidRPr="00000000" w14:paraId="000001A8">
      <w:pPr>
        <w:ind w:firstLine="720"/>
        <w:rPr/>
      </w:pPr>
      <w:r w:rsidDel="00000000" w:rsidR="00000000" w:rsidRPr="00000000">
        <w:rPr>
          <w:rtl w:val="0"/>
        </w:rPr>
      </w:r>
    </w:p>
    <w:p w:rsidR="00000000" w:rsidDel="00000000" w:rsidP="00000000" w:rsidRDefault="00000000" w:rsidRPr="00000000" w14:paraId="000001A9">
      <w:pPr>
        <w:ind w:firstLine="720"/>
        <w:rPr/>
      </w:pPr>
      <w:r w:rsidDel="00000000" w:rsidR="00000000" w:rsidRPr="00000000">
        <w:rPr>
          <w:rtl w:val="0"/>
        </w:rPr>
        <w:t xml:space="preserve">{sp: dn_neutral_talk}</w:t>
      </w:r>
    </w:p>
    <w:p w:rsidR="00000000" w:rsidDel="00000000" w:rsidP="00000000" w:rsidRDefault="00000000" w:rsidRPr="00000000" w14:paraId="000001AA">
      <w:pPr>
        <w:ind w:firstLine="720"/>
        <w:rPr/>
      </w:pPr>
      <w:r w:rsidDel="00000000" w:rsidR="00000000" w:rsidRPr="00000000">
        <w:rPr>
          <w:rtl w:val="0"/>
        </w:rPr>
      </w:r>
    </w:p>
    <w:p w:rsidR="00000000" w:rsidDel="00000000" w:rsidP="00000000" w:rsidRDefault="00000000" w:rsidRPr="00000000" w14:paraId="000001AB">
      <w:pPr>
        <w:ind w:firstLine="720"/>
        <w:rPr/>
      </w:pPr>
      <w:r w:rsidDel="00000000" w:rsidR="00000000" w:rsidRPr="00000000">
        <w:rPr>
          <w:b w:val="1"/>
          <w:bCs w:val="1"/>
          <w:rtl w:val="0"/>
        </w:rPr>
        <w:t xml:space="preserve">Đại Nghĩa</w:t>
      </w:r>
      <w:r w:rsidDel="00000000" w:rsidR="00000000" w:rsidRPr="00000000">
        <w:rPr>
          <w:rtl w:val="0"/>
        </w:rPr>
        <w:t xml:space="preserve">: “Sao ông/bà lại đứng học vậy, do bọn tui dọa à”</w:t>
      </w:r>
    </w:p>
    <w:p w:rsidR="00000000" w:rsidDel="00000000" w:rsidP="00000000" w:rsidRDefault="00000000" w:rsidRPr="00000000" w14:paraId="000001AC">
      <w:pPr>
        <w:ind w:firstLine="720"/>
        <w:rPr/>
      </w:pPr>
      <w:r w:rsidDel="00000000" w:rsidR="00000000" w:rsidRPr="00000000">
        <w:rPr>
          <w:rtl w:val="0"/>
        </w:rPr>
      </w:r>
    </w:p>
    <w:p w:rsidR="00000000" w:rsidDel="00000000" w:rsidP="00000000" w:rsidRDefault="00000000" w:rsidRPr="00000000" w14:paraId="000001AD">
      <w:pPr>
        <w:ind w:firstLine="720"/>
        <w:rPr/>
      </w:pPr>
      <w:r w:rsidDel="00000000" w:rsidR="00000000" w:rsidRPr="00000000">
        <w:rPr>
          <w:rtl w:val="0"/>
        </w:rPr>
        <w:t xml:space="preserve">{sp: dn_neutral_notalk}</w:t>
      </w:r>
    </w:p>
    <w:p w:rsidR="00000000" w:rsidDel="00000000" w:rsidP="00000000" w:rsidRDefault="00000000" w:rsidRPr="00000000" w14:paraId="000001AE">
      <w:pPr>
        <w:ind w:firstLine="720"/>
        <w:rPr/>
      </w:pPr>
      <w:r w:rsidDel="00000000" w:rsidR="00000000" w:rsidRPr="00000000">
        <w:rPr>
          <w:rtl w:val="0"/>
        </w:rPr>
      </w:r>
    </w:p>
    <w:p w:rsidR="00000000" w:rsidDel="00000000" w:rsidP="00000000" w:rsidRDefault="00000000" w:rsidRPr="00000000" w14:paraId="000001AF">
      <w:pPr>
        <w:ind w:firstLine="720"/>
        <w:rPr/>
      </w:pPr>
      <w:r w:rsidDel="00000000" w:rsidR="00000000" w:rsidRPr="00000000">
        <w:rPr>
          <w:rtl w:val="0"/>
        </w:rPr>
        <w:t xml:space="preserve">(Bạn nói đại một lý do nào đó, chính bạn cũng không biết tại sao mình lại đứng nữa)</w:t>
      </w:r>
    </w:p>
    <w:p w:rsidR="00000000" w:rsidDel="00000000" w:rsidP="00000000" w:rsidRDefault="00000000" w:rsidRPr="00000000" w14:paraId="000001B0">
      <w:pPr>
        <w:ind w:firstLine="720"/>
        <w:rPr/>
      </w:pPr>
      <w:r w:rsidDel="00000000" w:rsidR="00000000" w:rsidRPr="00000000">
        <w:rPr>
          <w:rtl w:val="0"/>
        </w:rPr>
      </w:r>
    </w:p>
    <w:p w:rsidR="00000000" w:rsidDel="00000000" w:rsidP="00000000" w:rsidRDefault="00000000" w:rsidRPr="00000000" w14:paraId="000001B1">
      <w:pPr>
        <w:ind w:firstLine="720"/>
        <w:rPr/>
      </w:pPr>
      <w:r w:rsidDel="00000000" w:rsidR="00000000" w:rsidRPr="00000000">
        <w:rPr>
          <w:rtl w:val="0"/>
        </w:rPr>
        <w:t xml:space="preserve">{sp: dn_smile_talk}</w:t>
      </w:r>
    </w:p>
    <w:p w:rsidR="00000000" w:rsidDel="00000000" w:rsidP="00000000" w:rsidRDefault="00000000" w:rsidRPr="00000000" w14:paraId="000001B2">
      <w:pPr>
        <w:ind w:firstLine="720"/>
        <w:rPr/>
      </w:pPr>
      <w:r w:rsidDel="00000000" w:rsidR="00000000" w:rsidRPr="00000000">
        <w:rPr>
          <w:rtl w:val="0"/>
        </w:rPr>
      </w:r>
    </w:p>
    <w:p w:rsidR="00000000" w:rsidDel="00000000" w:rsidP="00000000" w:rsidRDefault="00000000" w:rsidRPr="00000000" w14:paraId="000001B3">
      <w:pPr>
        <w:ind w:firstLine="720"/>
        <w:rPr/>
      </w:pPr>
      <w:r w:rsidDel="00000000" w:rsidR="00000000" w:rsidRPr="00000000">
        <w:rPr>
          <w:b w:val="1"/>
          <w:bCs w:val="1"/>
          <w:rtl w:val="0"/>
        </w:rPr>
        <w:t xml:space="preserve">Đại Nghĩa</w:t>
      </w:r>
      <w:r w:rsidDel="00000000" w:rsidR="00000000" w:rsidRPr="00000000">
        <w:rPr>
          <w:rtl w:val="0"/>
        </w:rPr>
        <w:t xml:space="preserve">: “Thôi lần sau học ông/bà cứ ngồi xuống đi, tại đứng mỏi chân…”</w:t>
      </w:r>
    </w:p>
    <w:p w:rsidR="00000000" w:rsidDel="00000000" w:rsidP="00000000" w:rsidRDefault="00000000" w:rsidRPr="00000000" w14:paraId="000001B4">
      <w:pPr>
        <w:ind w:firstLine="720"/>
        <w:rPr/>
      </w:pPr>
      <w:r w:rsidDel="00000000" w:rsidR="00000000" w:rsidRPr="00000000">
        <w:rPr>
          <w:rtl w:val="0"/>
        </w:rPr>
      </w:r>
    </w:p>
    <w:p w:rsidR="00000000" w:rsidDel="00000000" w:rsidP="00000000" w:rsidRDefault="00000000" w:rsidRPr="00000000" w14:paraId="000001B5">
      <w:pPr>
        <w:ind w:firstLine="720"/>
        <w:rPr/>
      </w:pPr>
      <w:r w:rsidDel="00000000" w:rsidR="00000000" w:rsidRPr="00000000">
        <w:rPr>
          <w:rtl w:val="0"/>
        </w:rPr>
        <w:t xml:space="preserve">{sp: dn_awkward_talk}</w:t>
      </w:r>
    </w:p>
    <w:p w:rsidR="00000000" w:rsidDel="00000000" w:rsidP="00000000" w:rsidRDefault="00000000" w:rsidRPr="00000000" w14:paraId="000001B6">
      <w:pPr>
        <w:ind w:firstLine="720"/>
        <w:rPr/>
      </w:pPr>
      <w:r w:rsidDel="00000000" w:rsidR="00000000" w:rsidRPr="00000000">
        <w:rPr>
          <w:rtl w:val="0"/>
        </w:rPr>
      </w:r>
    </w:p>
    <w:p w:rsidR="00000000" w:rsidDel="00000000" w:rsidP="00000000" w:rsidRDefault="00000000" w:rsidRPr="00000000" w14:paraId="000001B7">
      <w:pPr>
        <w:ind w:firstLine="720"/>
        <w:rPr/>
      </w:pPr>
      <w:r w:rsidDel="00000000" w:rsidR="00000000" w:rsidRPr="00000000">
        <w:rPr>
          <w:rtl w:val="0"/>
        </w:rPr>
        <w:t xml:space="preserve">“Cả bọn tui tò mò không tập trung được.”</w:t>
      </w:r>
    </w:p>
    <w:p w:rsidR="00000000" w:rsidDel="00000000" w:rsidP="00000000" w:rsidRDefault="00000000" w:rsidRPr="00000000" w14:paraId="000001B8">
      <w:pPr>
        <w:ind w:firstLine="720"/>
        <w:rPr/>
      </w:pPr>
      <w:r w:rsidDel="00000000" w:rsidR="00000000" w:rsidRPr="00000000">
        <w:rPr>
          <w:rtl w:val="0"/>
        </w:rPr>
      </w:r>
    </w:p>
    <w:p w:rsidR="00000000" w:rsidDel="00000000" w:rsidP="00000000" w:rsidRDefault="00000000" w:rsidRPr="00000000" w14:paraId="000001B9">
      <w:pPr>
        <w:ind w:firstLine="720"/>
        <w:rPr/>
      </w:pPr>
      <w:r w:rsidDel="00000000" w:rsidR="00000000" w:rsidRPr="00000000">
        <w:rPr>
          <w:rtl w:val="0"/>
        </w:rPr>
        <w:t xml:space="preserve">(Đại Nghĩa vừa dứt lời, cậu bạn bên cạnh đã ló mặt ra)</w:t>
      </w:r>
    </w:p>
    <w:p w:rsidR="00000000" w:rsidDel="00000000" w:rsidP="00000000" w:rsidRDefault="00000000" w:rsidRPr="00000000" w14:paraId="000001BA">
      <w:pPr>
        <w:ind w:firstLine="720"/>
        <w:rPr/>
      </w:pPr>
      <w:r w:rsidDel="00000000" w:rsidR="00000000" w:rsidRPr="00000000">
        <w:rPr>
          <w:rtl w:val="0"/>
        </w:rPr>
      </w:r>
    </w:p>
    <w:p w:rsidR="00000000" w:rsidDel="00000000" w:rsidP="00000000" w:rsidRDefault="00000000" w:rsidRPr="00000000" w14:paraId="000001BB">
      <w:pPr>
        <w:ind w:firstLine="720"/>
        <w:rPr/>
      </w:pPr>
      <w:r w:rsidDel="00000000" w:rsidR="00000000" w:rsidRPr="00000000">
        <w:rPr>
          <w:rtl w:val="0"/>
        </w:rPr>
        <w:t xml:space="preserve">{sp: dn_neutral_notalk}</w:t>
      </w:r>
    </w:p>
    <w:p w:rsidR="00000000" w:rsidDel="00000000" w:rsidP="00000000" w:rsidRDefault="00000000" w:rsidRPr="00000000" w14:paraId="000001BC">
      <w:pPr>
        <w:ind w:firstLine="720"/>
        <w:rPr/>
      </w:pPr>
      <w:r w:rsidDel="00000000" w:rsidR="00000000" w:rsidRPr="00000000">
        <w:rPr>
          <w:rtl w:val="0"/>
        </w:rPr>
      </w:r>
    </w:p>
    <w:p w:rsidR="00000000" w:rsidDel="00000000" w:rsidP="00000000" w:rsidRDefault="00000000" w:rsidRPr="00000000" w14:paraId="000001BD">
      <w:pPr>
        <w:ind w:firstLine="720"/>
        <w:rPr/>
      </w:pPr>
      <w:r w:rsidDel="00000000" w:rsidR="00000000" w:rsidRPr="00000000">
        <w:rPr>
          <w:rtl w:val="0"/>
        </w:rPr>
        <w:t xml:space="preserve">{sp: pl_enthusiast_talk}</w:t>
      </w:r>
    </w:p>
    <w:p w:rsidR="00000000" w:rsidDel="00000000" w:rsidP="00000000" w:rsidRDefault="00000000" w:rsidRPr="00000000" w14:paraId="000001BE">
      <w:pPr>
        <w:ind w:firstLine="720"/>
        <w:rPr/>
      </w:pPr>
      <w:r w:rsidDel="00000000" w:rsidR="00000000" w:rsidRPr="00000000">
        <w:rPr>
          <w:rtl w:val="0"/>
        </w:rPr>
      </w:r>
    </w:p>
    <w:p w:rsidR="00000000" w:rsidDel="00000000" w:rsidP="00000000" w:rsidRDefault="00000000" w:rsidRPr="00000000" w14:paraId="000001BF">
      <w:pPr>
        <w:ind w:firstLine="720"/>
        <w:rPr/>
      </w:pPr>
      <w:r w:rsidDel="00000000" w:rsidR="00000000" w:rsidRPr="00000000">
        <w:rPr>
          <w:b w:val="1"/>
          <w:bCs w:val="1"/>
          <w:rtl w:val="0"/>
        </w:rPr>
        <w:t xml:space="preserve">???</w:t>
      </w:r>
      <w:r w:rsidDel="00000000" w:rsidR="00000000" w:rsidRPr="00000000">
        <w:rPr>
          <w:rtl w:val="0"/>
        </w:rPr>
        <w:t xml:space="preserve">: “Hellu bạn MC nha! Mình là Phong Lê, và mình cũng có cùng thắc mắc với thằng này á!”</w:t>
      </w:r>
    </w:p>
    <w:p w:rsidR="00000000" w:rsidDel="00000000" w:rsidP="00000000" w:rsidRDefault="00000000" w:rsidRPr="00000000" w14:paraId="000001C0">
      <w:pPr>
        <w:ind w:firstLine="720"/>
        <w:rPr/>
      </w:pPr>
      <w:r w:rsidDel="00000000" w:rsidR="00000000" w:rsidRPr="00000000">
        <w:rPr>
          <w:rtl w:val="0"/>
        </w:rPr>
      </w:r>
    </w:p>
    <w:p w:rsidR="00000000" w:rsidDel="00000000" w:rsidP="00000000" w:rsidRDefault="00000000" w:rsidRPr="00000000" w14:paraId="000001C1">
      <w:pPr>
        <w:ind w:firstLine="720"/>
        <w:rPr/>
      </w:pPr>
      <w:r w:rsidDel="00000000" w:rsidR="00000000" w:rsidRPr="00000000">
        <w:rPr>
          <w:rtl w:val="0"/>
        </w:rPr>
        <w:t xml:space="preserve">{sp: pl_enthusiast_notalk}</w:t>
      </w:r>
    </w:p>
    <w:p w:rsidR="00000000" w:rsidDel="00000000" w:rsidP="00000000" w:rsidRDefault="00000000" w:rsidRPr="00000000" w14:paraId="000001C2">
      <w:pPr>
        <w:ind w:firstLine="720"/>
        <w:rPr/>
      </w:pPr>
      <w:r w:rsidDel="00000000" w:rsidR="00000000" w:rsidRPr="00000000">
        <w:rPr>
          <w:rtl w:val="0"/>
        </w:rPr>
      </w:r>
    </w:p>
    <w:p w:rsidR="00000000" w:rsidDel="00000000" w:rsidP="00000000" w:rsidRDefault="00000000" w:rsidRPr="00000000" w14:paraId="000001C3">
      <w:pPr>
        <w:ind w:firstLine="720"/>
        <w:rPr/>
      </w:pPr>
      <w:r w:rsidDel="00000000" w:rsidR="00000000" w:rsidRPr="00000000">
        <w:rPr>
          <w:rtl w:val="0"/>
        </w:rPr>
        <w:t xml:space="preserve">(Bạn hỏi tại sao hai người lại tò mò về việc bạn đứng, nhưng bạn cũng lờ mờ đoán được lý do)</w:t>
      </w:r>
    </w:p>
    <w:p w:rsidR="00000000" w:rsidDel="00000000" w:rsidP="00000000" w:rsidRDefault="00000000" w:rsidRPr="00000000" w14:paraId="000001C4">
      <w:pPr>
        <w:ind w:firstLine="720"/>
        <w:rPr/>
      </w:pPr>
      <w:r w:rsidDel="00000000" w:rsidR="00000000" w:rsidRPr="00000000">
        <w:rPr>
          <w:rtl w:val="0"/>
        </w:rPr>
      </w:r>
    </w:p>
    <w:p w:rsidR="00000000" w:rsidDel="00000000" w:rsidP="00000000" w:rsidRDefault="00000000" w:rsidRPr="00000000" w14:paraId="000001C5">
      <w:pPr>
        <w:ind w:firstLine="720"/>
        <w:rPr/>
      </w:pPr>
      <w:r w:rsidDel="00000000" w:rsidR="00000000" w:rsidRPr="00000000">
        <w:rPr>
          <w:rtl w:val="0"/>
        </w:rPr>
        <w:t xml:space="preserve">{sp: pl_confused_talk}</w:t>
      </w:r>
    </w:p>
    <w:p w:rsidR="00000000" w:rsidDel="00000000" w:rsidP="00000000" w:rsidRDefault="00000000" w:rsidRPr="00000000" w14:paraId="000001C6">
      <w:pPr>
        <w:ind w:firstLine="720"/>
        <w:rPr/>
      </w:pPr>
      <w:r w:rsidDel="00000000" w:rsidR="00000000" w:rsidRPr="00000000">
        <w:rPr>
          <w:rtl w:val="0"/>
        </w:rPr>
      </w:r>
    </w:p>
    <w:p w:rsidR="00000000" w:rsidDel="00000000" w:rsidP="00000000" w:rsidRDefault="00000000" w:rsidRPr="00000000" w14:paraId="000001C7">
      <w:pPr>
        <w:ind w:firstLine="720"/>
        <w:rPr/>
      </w:pPr>
      <w:r w:rsidDel="00000000" w:rsidR="00000000" w:rsidRPr="00000000">
        <w:rPr>
          <w:b w:val="1"/>
          <w:bCs w:val="1"/>
          <w:rtl w:val="0"/>
        </w:rPr>
        <w:t xml:space="preserve">Phong Lê</w:t>
      </w:r>
      <w:r w:rsidDel="00000000" w:rsidR="00000000" w:rsidRPr="00000000">
        <w:rPr>
          <w:rtl w:val="0"/>
        </w:rPr>
        <w:t xml:space="preserve">: “Tại mình chưa thấy ai học đứng bao giờ á”</w:t>
      </w:r>
    </w:p>
    <w:p w:rsidR="00000000" w:rsidDel="00000000" w:rsidP="00000000" w:rsidRDefault="00000000" w:rsidRPr="00000000" w14:paraId="000001C8">
      <w:pPr>
        <w:ind w:firstLine="720"/>
        <w:rPr/>
      </w:pPr>
      <w:r w:rsidDel="00000000" w:rsidR="00000000" w:rsidRPr="00000000">
        <w:rPr>
          <w:rtl w:val="0"/>
        </w:rPr>
      </w:r>
    </w:p>
    <w:p w:rsidR="00000000" w:rsidDel="00000000" w:rsidP="00000000" w:rsidRDefault="00000000" w:rsidRPr="00000000" w14:paraId="000001C9">
      <w:pPr>
        <w:ind w:firstLine="720"/>
        <w:rPr/>
      </w:pPr>
      <w:r w:rsidDel="00000000" w:rsidR="00000000" w:rsidRPr="00000000">
        <w:rPr>
          <w:rtl w:val="0"/>
        </w:rPr>
        <w:t xml:space="preserve">{sp: pl_smile_talk}</w:t>
      </w:r>
    </w:p>
    <w:p w:rsidR="00000000" w:rsidDel="00000000" w:rsidP="00000000" w:rsidRDefault="00000000" w:rsidRPr="00000000" w14:paraId="000001CA">
      <w:pPr>
        <w:ind w:firstLine="720"/>
        <w:rPr/>
      </w:pPr>
      <w:r w:rsidDel="00000000" w:rsidR="00000000" w:rsidRPr="00000000">
        <w:rPr>
          <w:rtl w:val="0"/>
        </w:rPr>
      </w:r>
    </w:p>
    <w:p w:rsidR="00000000" w:rsidDel="00000000" w:rsidP="00000000" w:rsidRDefault="00000000" w:rsidRPr="00000000" w14:paraId="000001CB">
      <w:pPr>
        <w:ind w:firstLine="720"/>
        <w:rPr/>
      </w:pPr>
      <w:r w:rsidDel="00000000" w:rsidR="00000000" w:rsidRPr="00000000">
        <w:rPr>
          <w:rtl w:val="0"/>
        </w:rPr>
        <w:t xml:space="preserve">“Cả mình làm bài xong cứ thấy cậu </w:t>
      </w:r>
      <w:r w:rsidDel="00000000" w:rsidR="00000000" w:rsidRPr="00000000">
        <w:rPr>
          <w:rtl w:val="0"/>
        </w:rPr>
        <w:t xml:space="preserve">đứng</w:t>
      </w:r>
      <w:r w:rsidDel="00000000" w:rsidR="00000000" w:rsidRPr="00000000">
        <w:rPr>
          <w:rtl w:val="0"/>
        </w:rPr>
        <w:t xml:space="preserve"> cặm </w:t>
      </w:r>
      <w:r w:rsidDel="00000000" w:rsidR="00000000" w:rsidRPr="00000000">
        <w:rPr>
          <w:rtl w:val="0"/>
        </w:rPr>
        <w:t xml:space="preserve">cụi </w:t>
      </w:r>
      <w:r w:rsidDel="00000000" w:rsidR="00000000" w:rsidRPr="00000000">
        <w:rPr>
          <w:rtl w:val="0"/>
        </w:rPr>
        <w:t xml:space="preserve">nhìn hài hài nên mình bị mất tập trung hì hì”</w:t>
      </w:r>
    </w:p>
    <w:p w:rsidR="00000000" w:rsidDel="00000000" w:rsidP="00000000" w:rsidRDefault="00000000" w:rsidRPr="00000000" w14:paraId="000001CC">
      <w:pPr>
        <w:ind w:firstLine="720"/>
        <w:rPr/>
      </w:pPr>
      <w:r w:rsidDel="00000000" w:rsidR="00000000" w:rsidRPr="00000000">
        <w:rPr>
          <w:rtl w:val="0"/>
        </w:rPr>
      </w:r>
    </w:p>
    <w:p w:rsidR="00000000" w:rsidDel="00000000" w:rsidP="00000000" w:rsidRDefault="00000000" w:rsidRPr="00000000" w14:paraId="000001CD">
      <w:pPr>
        <w:ind w:firstLine="720"/>
        <w:rPr/>
      </w:pPr>
      <w:r w:rsidDel="00000000" w:rsidR="00000000" w:rsidRPr="00000000">
        <w:rPr>
          <w:rtl w:val="0"/>
        </w:rPr>
        <w:t xml:space="preserve">{sp: pl_smile_notalk}</w:t>
      </w:r>
    </w:p>
    <w:p w:rsidR="00000000" w:rsidDel="00000000" w:rsidP="00000000" w:rsidRDefault="00000000" w:rsidRPr="00000000" w14:paraId="000001CE">
      <w:pPr>
        <w:ind w:firstLine="720"/>
        <w:rPr/>
      </w:pPr>
      <w:r w:rsidDel="00000000" w:rsidR="00000000" w:rsidRPr="00000000">
        <w:rPr>
          <w:rtl w:val="0"/>
        </w:rPr>
        <w:t xml:space="preserve">{sp: dn_smile_talk}</w:t>
      </w:r>
    </w:p>
    <w:p w:rsidR="00000000" w:rsidDel="00000000" w:rsidP="00000000" w:rsidRDefault="00000000" w:rsidRPr="00000000" w14:paraId="000001CF">
      <w:pPr>
        <w:ind w:firstLine="720"/>
        <w:rPr/>
      </w:pPr>
      <w:r w:rsidDel="00000000" w:rsidR="00000000" w:rsidRPr="00000000">
        <w:rPr>
          <w:rtl w:val="0"/>
        </w:rPr>
      </w:r>
    </w:p>
    <w:p w:rsidR="00000000" w:rsidDel="00000000" w:rsidP="00000000" w:rsidRDefault="00000000" w:rsidRPr="00000000" w14:paraId="000001D0">
      <w:pPr>
        <w:ind w:firstLine="720"/>
        <w:rPr/>
      </w:pPr>
      <w:r w:rsidDel="00000000" w:rsidR="00000000" w:rsidRPr="00000000">
        <w:rPr>
          <w:b w:val="1"/>
          <w:bCs w:val="1"/>
          <w:rtl w:val="0"/>
        </w:rPr>
        <w:t xml:space="preserve">Đại Nghĩa</w:t>
      </w:r>
      <w:r w:rsidDel="00000000" w:rsidR="00000000" w:rsidRPr="00000000">
        <w:rPr>
          <w:rtl w:val="0"/>
        </w:rPr>
        <w:t xml:space="preserve">: “Tui nghĩ là không chỉ có bọn tui mất tập trung đâu..”</w:t>
      </w:r>
    </w:p>
    <w:p w:rsidR="00000000" w:rsidDel="00000000" w:rsidP="00000000" w:rsidRDefault="00000000" w:rsidRPr="00000000" w14:paraId="000001D1">
      <w:pPr>
        <w:ind w:firstLine="720"/>
        <w:rPr/>
      </w:pPr>
      <w:r w:rsidDel="00000000" w:rsidR="00000000" w:rsidRPr="00000000">
        <w:rPr>
          <w:rtl w:val="0"/>
        </w:rPr>
      </w:r>
    </w:p>
    <w:p w:rsidR="00000000" w:rsidDel="00000000" w:rsidP="00000000" w:rsidRDefault="00000000" w:rsidRPr="00000000" w14:paraId="000001D2">
      <w:pPr>
        <w:ind w:firstLine="720"/>
        <w:rPr/>
      </w:pPr>
      <w:r w:rsidDel="00000000" w:rsidR="00000000" w:rsidRPr="00000000">
        <w:rPr>
          <w:rtl w:val="0"/>
        </w:rPr>
        <w:t xml:space="preserve">{hide all}</w:t>
      </w:r>
    </w:p>
    <w:p w:rsidR="00000000" w:rsidDel="00000000" w:rsidP="00000000" w:rsidRDefault="00000000" w:rsidRPr="00000000" w14:paraId="000001D3">
      <w:pPr>
        <w:ind w:firstLine="720"/>
        <w:rPr/>
      </w:pPr>
      <w:r w:rsidDel="00000000" w:rsidR="00000000" w:rsidRPr="00000000">
        <w:rPr>
          <w:rtl w:val="0"/>
        </w:rPr>
        <w:t xml:space="preserve">{sp: cd_notalk}</w:t>
      </w:r>
    </w:p>
    <w:p w:rsidR="00000000" w:rsidDel="00000000" w:rsidP="00000000" w:rsidRDefault="00000000" w:rsidRPr="00000000" w14:paraId="000001D4">
      <w:pPr>
        <w:ind w:firstLine="720"/>
        <w:rPr/>
      </w:pPr>
      <w:r w:rsidDel="00000000" w:rsidR="00000000" w:rsidRPr="00000000">
        <w:rPr>
          <w:rtl w:val="0"/>
        </w:rPr>
      </w:r>
    </w:p>
    <w:p w:rsidR="00000000" w:rsidDel="00000000" w:rsidP="00000000" w:rsidRDefault="00000000" w:rsidRPr="00000000" w14:paraId="000001D5">
      <w:pPr>
        <w:ind w:firstLine="720"/>
        <w:rPr/>
      </w:pPr>
      <w:r w:rsidDel="00000000" w:rsidR="00000000" w:rsidRPr="00000000">
        <w:rPr>
          <w:rtl w:val="0"/>
        </w:rPr>
        <w:t xml:space="preserve">(Bạn thấy cô Duyên lâu lâu cũng nhìn sang bạn một cách hơi lo ngại, chắc lần đầu cô thấy ai đó đứng học.)</w:t>
      </w:r>
    </w:p>
    <w:p w:rsidR="00000000" w:rsidDel="00000000" w:rsidP="00000000" w:rsidRDefault="00000000" w:rsidRPr="00000000" w14:paraId="000001D6">
      <w:pPr>
        <w:ind w:firstLine="720"/>
        <w:rPr/>
      </w:pPr>
      <w:r w:rsidDel="00000000" w:rsidR="00000000" w:rsidRPr="00000000">
        <w:rPr>
          <w:rtl w:val="0"/>
        </w:rPr>
      </w:r>
    </w:p>
    <w:p w:rsidR="00000000" w:rsidDel="00000000" w:rsidP="00000000" w:rsidRDefault="00000000" w:rsidRPr="00000000" w14:paraId="000001D7">
      <w:pPr>
        <w:ind w:firstLine="720"/>
        <w:rPr/>
      </w:pPr>
      <w:r w:rsidDel="00000000" w:rsidR="00000000" w:rsidRPr="00000000">
        <w:rPr>
          <w:rtl w:val="0"/>
        </w:rPr>
        <w:t xml:space="preserve">{hide cd}</w:t>
      </w:r>
    </w:p>
    <w:p w:rsidR="00000000" w:rsidDel="00000000" w:rsidP="00000000" w:rsidRDefault="00000000" w:rsidRPr="00000000" w14:paraId="000001D8">
      <w:pPr>
        <w:ind w:firstLine="720"/>
        <w:rPr/>
      </w:pPr>
      <w:r w:rsidDel="00000000" w:rsidR="00000000" w:rsidRPr="00000000">
        <w:rPr>
          <w:rtl w:val="0"/>
        </w:rPr>
        <w:t xml:space="preserve">{sp: pl_smile_notalk}</w:t>
      </w:r>
    </w:p>
    <w:p w:rsidR="00000000" w:rsidDel="00000000" w:rsidP="00000000" w:rsidRDefault="00000000" w:rsidRPr="00000000" w14:paraId="000001D9">
      <w:pPr>
        <w:ind w:firstLine="720"/>
        <w:rPr/>
      </w:pPr>
      <w:r w:rsidDel="00000000" w:rsidR="00000000" w:rsidRPr="00000000">
        <w:rPr>
          <w:rtl w:val="0"/>
        </w:rPr>
        <w:t xml:space="preserve">{sp: dn_neutral_notalk}</w:t>
      </w:r>
    </w:p>
    <w:p w:rsidR="00000000" w:rsidDel="00000000" w:rsidP="00000000" w:rsidRDefault="00000000" w:rsidRPr="00000000" w14:paraId="000001DA">
      <w:pPr>
        <w:ind w:firstLine="720"/>
        <w:rPr/>
      </w:pPr>
      <w:r w:rsidDel="00000000" w:rsidR="00000000" w:rsidRPr="00000000">
        <w:rPr>
          <w:rtl w:val="0"/>
        </w:rPr>
      </w:r>
    </w:p>
    <w:p w:rsidR="00000000" w:rsidDel="00000000" w:rsidP="00000000" w:rsidRDefault="00000000" w:rsidRPr="00000000" w14:paraId="000001DB">
      <w:pPr>
        <w:ind w:firstLine="720"/>
        <w:rPr/>
      </w:pPr>
      <w:r w:rsidDel="00000000" w:rsidR="00000000" w:rsidRPr="00000000">
        <w:rPr>
          <w:rtl w:val="0"/>
        </w:rPr>
        <w:t xml:space="preserve">(Bạn cười trừ và nói bữa học sau bạn sẽ ngồi)</w:t>
      </w:r>
    </w:p>
    <w:p w:rsidR="00000000" w:rsidDel="00000000" w:rsidP="00000000" w:rsidRDefault="00000000" w:rsidRPr="00000000" w14:paraId="000001DC">
      <w:pPr>
        <w:ind w:firstLine="720"/>
        <w:rPr/>
      </w:pPr>
      <w:r w:rsidDel="00000000" w:rsidR="00000000" w:rsidRPr="00000000">
        <w:rPr>
          <w:rtl w:val="0"/>
        </w:rPr>
      </w:r>
    </w:p>
    <w:p w:rsidR="00000000" w:rsidDel="00000000" w:rsidP="00000000" w:rsidRDefault="00000000" w:rsidRPr="00000000" w14:paraId="000001DD">
      <w:pPr>
        <w:ind w:firstLine="720"/>
        <w:rPr/>
      </w:pPr>
      <w:r w:rsidDel="00000000" w:rsidR="00000000" w:rsidRPr="00000000">
        <w:rPr>
          <w:rtl w:val="0"/>
        </w:rPr>
        <w:t xml:space="preserve">{sp: pl_smile_talk}</w:t>
      </w:r>
    </w:p>
    <w:p w:rsidR="00000000" w:rsidDel="00000000" w:rsidP="00000000" w:rsidRDefault="00000000" w:rsidRPr="00000000" w14:paraId="000001DE">
      <w:pPr>
        <w:ind w:firstLine="720"/>
        <w:rPr/>
      </w:pPr>
      <w:r w:rsidDel="00000000" w:rsidR="00000000" w:rsidRPr="00000000">
        <w:rPr>
          <w:rtl w:val="0"/>
        </w:rPr>
      </w:r>
    </w:p>
    <w:p w:rsidR="00000000" w:rsidDel="00000000" w:rsidP="00000000" w:rsidRDefault="00000000" w:rsidRPr="00000000" w14:paraId="000001DF">
      <w:pPr>
        <w:ind w:firstLine="720"/>
        <w:rPr/>
      </w:pPr>
      <w:r w:rsidDel="00000000" w:rsidR="00000000" w:rsidRPr="00000000">
        <w:rPr>
          <w:b w:val="1"/>
          <w:bCs w:val="1"/>
          <w:rtl w:val="0"/>
        </w:rPr>
        <w:t xml:space="preserve">Phong Lê</w:t>
      </w:r>
      <w:r w:rsidDel="00000000" w:rsidR="00000000" w:rsidRPr="00000000">
        <w:rPr>
          <w:rtl w:val="0"/>
        </w:rPr>
        <w:t xml:space="preserve">: “Ngồi với mình nè, nãy mình thấy </w:t>
      </w:r>
      <w:r w:rsidDel="00000000" w:rsidR="00000000" w:rsidRPr="00000000">
        <w:rPr>
          <w:rtl w:val="0"/>
        </w:rPr>
        <w:t xml:space="preserve">cậu</w:t>
      </w:r>
      <w:r w:rsidDel="00000000" w:rsidR="00000000" w:rsidRPr="00000000">
        <w:rPr>
          <w:rtl w:val="0"/>
        </w:rPr>
        <w:t xml:space="preserve"> hỏi bài Nghĩa.”</w:t>
      </w:r>
    </w:p>
    <w:p w:rsidR="00000000" w:rsidDel="00000000" w:rsidP="00000000" w:rsidRDefault="00000000" w:rsidRPr="00000000" w14:paraId="000001E0">
      <w:pPr>
        <w:ind w:firstLine="720"/>
        <w:rPr/>
      </w:pPr>
      <w:r w:rsidDel="00000000" w:rsidR="00000000" w:rsidRPr="00000000">
        <w:rPr>
          <w:rtl w:val="0"/>
        </w:rPr>
      </w:r>
    </w:p>
    <w:p w:rsidR="00000000" w:rsidDel="00000000" w:rsidP="00000000" w:rsidRDefault="00000000" w:rsidRPr="00000000" w14:paraId="000001E1">
      <w:pPr>
        <w:ind w:firstLine="720"/>
        <w:rPr/>
      </w:pPr>
      <w:r w:rsidDel="00000000" w:rsidR="00000000" w:rsidRPr="00000000">
        <w:rPr>
          <w:rtl w:val="0"/>
        </w:rPr>
        <w:t xml:space="preserve">{sp: pl_enthusiast_talk}</w:t>
      </w:r>
    </w:p>
    <w:p w:rsidR="00000000" w:rsidDel="00000000" w:rsidP="00000000" w:rsidRDefault="00000000" w:rsidRPr="00000000" w14:paraId="000001E2">
      <w:pPr>
        <w:ind w:firstLine="720"/>
        <w:rPr/>
      </w:pPr>
      <w:r w:rsidDel="00000000" w:rsidR="00000000" w:rsidRPr="00000000">
        <w:rPr>
          <w:rtl w:val="0"/>
        </w:rPr>
      </w:r>
    </w:p>
    <w:p w:rsidR="00000000" w:rsidDel="00000000" w:rsidP="00000000" w:rsidRDefault="00000000" w:rsidRPr="00000000" w14:paraId="000001E3">
      <w:pPr>
        <w:ind w:firstLine="720"/>
        <w:rPr/>
      </w:pPr>
      <w:r w:rsidDel="00000000" w:rsidR="00000000" w:rsidRPr="00000000">
        <w:rPr>
          <w:rtl w:val="0"/>
        </w:rPr>
        <w:t xml:space="preserve">“Mình cũng giỏi toán lắm á hehe”</w:t>
      </w:r>
    </w:p>
    <w:p w:rsidR="00000000" w:rsidDel="00000000" w:rsidP="00000000" w:rsidRDefault="00000000" w:rsidRPr="00000000" w14:paraId="000001E4">
      <w:pPr>
        <w:ind w:firstLine="720"/>
        <w:rPr/>
      </w:pPr>
      <w:r w:rsidDel="00000000" w:rsidR="00000000" w:rsidRPr="00000000">
        <w:rPr>
          <w:rtl w:val="0"/>
        </w:rPr>
      </w:r>
    </w:p>
    <w:p w:rsidR="00000000" w:rsidDel="00000000" w:rsidP="00000000" w:rsidRDefault="00000000" w:rsidRPr="00000000" w14:paraId="000001E5">
      <w:pPr>
        <w:ind w:firstLine="720"/>
        <w:rPr/>
      </w:pPr>
      <w:r w:rsidDel="00000000" w:rsidR="00000000" w:rsidRPr="00000000">
        <w:rPr>
          <w:rtl w:val="0"/>
        </w:rPr>
        <w:t xml:space="preserve">{sp: pl_smile_notalk}</w:t>
      </w:r>
    </w:p>
    <w:p w:rsidR="00000000" w:rsidDel="00000000" w:rsidP="00000000" w:rsidRDefault="00000000" w:rsidRPr="00000000" w14:paraId="000001E6">
      <w:pPr>
        <w:ind w:firstLine="720"/>
        <w:rPr/>
      </w:pPr>
      <w:r w:rsidDel="00000000" w:rsidR="00000000" w:rsidRPr="00000000">
        <w:rPr>
          <w:rtl w:val="0"/>
        </w:rPr>
        <w:t xml:space="preserve">{sp: dn_smile_talk}</w:t>
      </w:r>
    </w:p>
    <w:p w:rsidR="00000000" w:rsidDel="00000000" w:rsidP="00000000" w:rsidRDefault="00000000" w:rsidRPr="00000000" w14:paraId="000001E7">
      <w:pPr>
        <w:ind w:firstLine="720"/>
        <w:rPr/>
      </w:pPr>
      <w:r w:rsidDel="00000000" w:rsidR="00000000" w:rsidRPr="00000000">
        <w:rPr>
          <w:rtl w:val="0"/>
        </w:rPr>
      </w:r>
    </w:p>
    <w:p w:rsidR="00000000" w:rsidDel="00000000" w:rsidP="00000000" w:rsidRDefault="00000000" w:rsidRPr="00000000" w14:paraId="000001E8">
      <w:pPr>
        <w:ind w:firstLine="720"/>
        <w:rPr/>
      </w:pPr>
      <w:r w:rsidDel="00000000" w:rsidR="00000000" w:rsidRPr="00000000">
        <w:rPr>
          <w:b w:val="1"/>
          <w:bCs w:val="1"/>
          <w:rtl w:val="0"/>
        </w:rPr>
        <w:t xml:space="preserve">Đại Nghĩa:</w:t>
      </w:r>
      <w:r w:rsidDel="00000000" w:rsidR="00000000" w:rsidRPr="00000000">
        <w:rPr>
          <w:rtl w:val="0"/>
        </w:rPr>
        <w:t xml:space="preserve"> “Đúng rồi, câu nào khó thì hỏi Phong ok hơn”</w:t>
      </w:r>
    </w:p>
    <w:p w:rsidR="00000000" w:rsidDel="00000000" w:rsidP="00000000" w:rsidRDefault="00000000" w:rsidRPr="00000000" w14:paraId="000001E9">
      <w:pPr>
        <w:ind w:firstLine="720"/>
        <w:rPr/>
      </w:pPr>
      <w:r w:rsidDel="00000000" w:rsidR="00000000" w:rsidRPr="00000000">
        <w:rPr>
          <w:rtl w:val="0"/>
        </w:rPr>
      </w:r>
    </w:p>
    <w:p w:rsidR="00000000" w:rsidDel="00000000" w:rsidP="00000000" w:rsidRDefault="00000000" w:rsidRPr="00000000" w14:paraId="000001EA">
      <w:pPr>
        <w:ind w:left="720" w:firstLine="720"/>
        <w:rPr>
          <w:shd w:fill="ffd966" w:val="clear"/>
        </w:rPr>
      </w:pPr>
      <w:r w:rsidDel="00000000" w:rsidR="00000000" w:rsidRPr="00000000">
        <w:rPr>
          <w:shd w:fill="ffd966" w:val="clear"/>
          <w:rtl w:val="0"/>
        </w:rPr>
        <w:t xml:space="preserve">&lt;Nói lần sau sẽ ngồi với Phong&gt;</w:t>
      </w:r>
    </w:p>
    <w:p w:rsidR="00000000" w:rsidDel="00000000" w:rsidP="00000000" w:rsidRDefault="00000000" w:rsidRPr="00000000" w14:paraId="000001EB">
      <w:pPr>
        <w:ind w:left="720" w:firstLine="720"/>
        <w:rPr>
          <w:shd w:fill="ffd966" w:val="clear"/>
        </w:rPr>
      </w:pPr>
      <w:r w:rsidDel="00000000" w:rsidR="00000000" w:rsidRPr="00000000">
        <w:rPr>
          <w:rtl w:val="0"/>
        </w:rPr>
      </w:r>
    </w:p>
    <w:p w:rsidR="00000000" w:rsidDel="00000000" w:rsidP="00000000" w:rsidRDefault="00000000" w:rsidRPr="00000000" w14:paraId="000001EC">
      <w:pPr>
        <w:ind w:left="720" w:firstLine="720"/>
        <w:rPr>
          <w:shd w:fill="ffd966" w:val="clear"/>
        </w:rPr>
      </w:pPr>
      <w:r w:rsidDel="00000000" w:rsidR="00000000" w:rsidRPr="00000000">
        <w:rPr>
          <w:shd w:fill="ffd966" w:val="clear"/>
          <w:rtl w:val="0"/>
        </w:rPr>
        <w:t xml:space="preserve">&lt;Tỏ ra lo ngại về cậu bạn Gia Khiếu sẽ ngồi cạnh bạn nếu bạn ngồi với Phong&gt;</w:t>
      </w:r>
      <w:r w:rsidDel="00000000" w:rsidR="00000000" w:rsidRPr="00000000">
        <w:br w:type="page"/>
      </w:r>
      <w:r w:rsidDel="00000000" w:rsidR="00000000" w:rsidRPr="00000000">
        <w:rPr>
          <w:rtl w:val="0"/>
        </w:rPr>
      </w:r>
    </w:p>
    <w:p w:rsidR="00000000" w:rsidDel="00000000" w:rsidP="00000000" w:rsidRDefault="00000000" w:rsidRPr="00000000" w14:paraId="000001ED">
      <w:pPr>
        <w:ind w:left="720" w:firstLine="720"/>
        <w:rPr>
          <w:shd w:fill="ffd966" w:val="clear"/>
        </w:rPr>
      </w:pPr>
      <w:r w:rsidDel="00000000" w:rsidR="00000000" w:rsidRPr="00000000">
        <w:rPr>
          <w:rtl w:val="0"/>
        </w:rPr>
      </w:r>
    </w:p>
    <w:p w:rsidR="00000000" w:rsidDel="00000000" w:rsidP="00000000" w:rsidRDefault="00000000" w:rsidRPr="00000000" w14:paraId="000001EE">
      <w:pPr>
        <w:ind w:left="720" w:firstLine="720"/>
        <w:rPr>
          <w:shd w:fill="ffd966" w:val="clear"/>
        </w:rPr>
      </w:pPr>
      <w:r w:rsidDel="00000000" w:rsidR="00000000" w:rsidRPr="00000000">
        <w:rPr>
          <w:shd w:fill="ffd966" w:val="clear"/>
          <w:rtl w:val="0"/>
        </w:rPr>
        <w:t xml:space="preserve">&lt;Nói lần sau sẽ ngồi với Phong&gt;</w:t>
      </w:r>
    </w:p>
    <w:p w:rsidR="00000000" w:rsidDel="00000000" w:rsidP="00000000" w:rsidRDefault="00000000" w:rsidRPr="00000000" w14:paraId="000001EF">
      <w:pPr>
        <w:ind w:left="720" w:firstLine="720"/>
        <w:rPr>
          <w:shd w:fill="ffd966" w:val="clear"/>
        </w:rPr>
      </w:pPr>
      <w:r w:rsidDel="00000000" w:rsidR="00000000" w:rsidRPr="00000000">
        <w:rPr>
          <w:rtl w:val="0"/>
        </w:rPr>
      </w:r>
    </w:p>
    <w:p w:rsidR="00000000" w:rsidDel="00000000" w:rsidP="00000000" w:rsidRDefault="00000000" w:rsidRPr="00000000" w14:paraId="000001F0">
      <w:pPr>
        <w:ind w:left="720" w:firstLine="720"/>
        <w:rPr>
          <w:shd w:fill="b6d7a8" w:val="clear"/>
        </w:rPr>
      </w:pPr>
      <w:r w:rsidDel="00000000" w:rsidR="00000000" w:rsidRPr="00000000">
        <w:rPr>
          <w:shd w:fill="b6d7a8" w:val="clear"/>
          <w:rtl w:val="0"/>
        </w:rPr>
        <w:t xml:space="preserve">[+2 fp PL]</w:t>
      </w:r>
    </w:p>
    <w:p w:rsidR="00000000" w:rsidDel="00000000" w:rsidP="00000000" w:rsidRDefault="00000000" w:rsidRPr="00000000" w14:paraId="000001F1">
      <w:pPr>
        <w:ind w:left="720" w:firstLine="720"/>
        <w:rPr>
          <w:shd w:fill="b6d7a8" w:val="clear"/>
        </w:rPr>
      </w:pPr>
      <w:r w:rsidDel="00000000" w:rsidR="00000000" w:rsidRPr="00000000">
        <w:rPr>
          <w:rtl w:val="0"/>
        </w:rPr>
      </w:r>
    </w:p>
    <w:p w:rsidR="00000000" w:rsidDel="00000000" w:rsidP="00000000" w:rsidRDefault="00000000" w:rsidRPr="00000000" w14:paraId="000001F2">
      <w:pPr>
        <w:ind w:left="720" w:firstLine="720"/>
        <w:rPr/>
      </w:pPr>
      <w:r w:rsidDel="00000000" w:rsidR="00000000" w:rsidRPr="00000000">
        <w:rPr>
          <w:rtl w:val="0"/>
        </w:rPr>
        <w:t xml:space="preserve">{sp: pl_laugh_talk}</w:t>
      </w:r>
    </w:p>
    <w:p w:rsidR="00000000" w:rsidDel="00000000" w:rsidP="00000000" w:rsidRDefault="00000000" w:rsidRPr="00000000" w14:paraId="000001F3">
      <w:pPr>
        <w:ind w:left="720" w:firstLine="720"/>
        <w:rPr/>
      </w:pPr>
      <w:r w:rsidDel="00000000" w:rsidR="00000000" w:rsidRPr="00000000">
        <w:rPr>
          <w:rtl w:val="0"/>
        </w:rPr>
        <w:t xml:space="preserve">{sp: dn_smile_notalk}</w:t>
      </w:r>
    </w:p>
    <w:p w:rsidR="00000000" w:rsidDel="00000000" w:rsidP="00000000" w:rsidRDefault="00000000" w:rsidRPr="00000000" w14:paraId="000001F4">
      <w:pPr>
        <w:ind w:left="720" w:firstLine="720"/>
        <w:rPr>
          <w:shd w:fill="b6d7a8" w:val="clear"/>
        </w:rPr>
      </w:pPr>
      <w:r w:rsidDel="00000000" w:rsidR="00000000" w:rsidRPr="00000000">
        <w:rPr>
          <w:rtl w:val="0"/>
        </w:rPr>
      </w:r>
    </w:p>
    <w:p w:rsidR="00000000" w:rsidDel="00000000" w:rsidP="00000000" w:rsidRDefault="00000000" w:rsidRPr="00000000" w14:paraId="000001F5">
      <w:pPr>
        <w:ind w:left="720" w:firstLine="720"/>
        <w:rPr/>
      </w:pPr>
      <w:r w:rsidDel="00000000" w:rsidR="00000000" w:rsidRPr="00000000">
        <w:rPr>
          <w:b w:val="1"/>
          <w:bCs w:val="1"/>
          <w:rtl w:val="0"/>
        </w:rPr>
        <w:t xml:space="preserve">Phong Lê</w:t>
      </w:r>
      <w:r w:rsidDel="00000000" w:rsidR="00000000" w:rsidRPr="00000000">
        <w:rPr>
          <w:rtl w:val="0"/>
        </w:rPr>
        <w:t xml:space="preserve">: “MC nói rồi đó nha, lần sau mình sẽ giữ chỗ cho cậu”</w:t>
      </w:r>
    </w:p>
    <w:p w:rsidR="00000000" w:rsidDel="00000000" w:rsidP="00000000" w:rsidRDefault="00000000" w:rsidRPr="00000000" w14:paraId="000001F6">
      <w:pPr>
        <w:ind w:left="720" w:firstLine="720"/>
        <w:rPr/>
      </w:pPr>
      <w:r w:rsidDel="00000000" w:rsidR="00000000" w:rsidRPr="00000000">
        <w:rPr>
          <w:rtl w:val="0"/>
        </w:rPr>
      </w:r>
    </w:p>
    <w:p w:rsidR="00000000" w:rsidDel="00000000" w:rsidP="00000000" w:rsidRDefault="00000000" w:rsidRPr="00000000" w14:paraId="000001F7">
      <w:pPr>
        <w:ind w:left="720" w:firstLine="720"/>
        <w:rPr/>
      </w:pPr>
      <w:r w:rsidDel="00000000" w:rsidR="00000000" w:rsidRPr="00000000">
        <w:rPr>
          <w:rtl w:val="0"/>
        </w:rPr>
        <w:t xml:space="preserve">“Cả để nói Gia Khiếu bớt chắn đường vào nữa”</w:t>
      </w:r>
    </w:p>
    <w:p w:rsidR="00000000" w:rsidDel="00000000" w:rsidP="00000000" w:rsidRDefault="00000000" w:rsidRPr="00000000" w14:paraId="000001F8">
      <w:pPr>
        <w:ind w:left="720" w:firstLine="720"/>
        <w:rPr/>
      </w:pPr>
      <w:r w:rsidDel="00000000" w:rsidR="00000000" w:rsidRPr="00000000">
        <w:rPr>
          <w:rtl w:val="0"/>
        </w:rPr>
      </w:r>
    </w:p>
    <w:p w:rsidR="00000000" w:rsidDel="00000000" w:rsidP="00000000" w:rsidRDefault="00000000" w:rsidRPr="00000000" w14:paraId="000001F9">
      <w:pPr>
        <w:ind w:left="720" w:firstLine="720"/>
        <w:rPr/>
      </w:pPr>
      <w:r w:rsidDel="00000000" w:rsidR="00000000" w:rsidRPr="00000000">
        <w:rPr>
          <w:rtl w:val="0"/>
        </w:rPr>
        <w:t xml:space="preserve">“Khiếu!”</w:t>
      </w:r>
    </w:p>
    <w:p w:rsidR="00000000" w:rsidDel="00000000" w:rsidP="00000000" w:rsidRDefault="00000000" w:rsidRPr="00000000" w14:paraId="000001FA">
      <w:pPr>
        <w:ind w:left="720" w:firstLine="720"/>
        <w:rPr/>
      </w:pPr>
      <w:r w:rsidDel="00000000" w:rsidR="00000000" w:rsidRPr="00000000">
        <w:rPr>
          <w:rtl w:val="0"/>
        </w:rPr>
      </w:r>
    </w:p>
    <w:p w:rsidR="00000000" w:rsidDel="00000000" w:rsidP="00000000" w:rsidRDefault="00000000" w:rsidRPr="00000000" w14:paraId="000001FB">
      <w:pPr>
        <w:ind w:left="720" w:firstLine="720"/>
        <w:rPr/>
      </w:pPr>
      <w:r w:rsidDel="00000000" w:rsidR="00000000" w:rsidRPr="00000000">
        <w:rPr>
          <w:rtl w:val="0"/>
        </w:rPr>
        <w:t xml:space="preserve">“Bữa sau bạn mới ngồi với mình, mày phải đàng hoàng lên đấy”</w:t>
      </w:r>
    </w:p>
    <w:p w:rsidR="00000000" w:rsidDel="00000000" w:rsidP="00000000" w:rsidRDefault="00000000" w:rsidRPr="00000000" w14:paraId="000001FC">
      <w:pPr>
        <w:ind w:left="720" w:firstLine="720"/>
        <w:rPr/>
      </w:pPr>
      <w:r w:rsidDel="00000000" w:rsidR="00000000" w:rsidRPr="00000000">
        <w:rPr>
          <w:rtl w:val="0"/>
        </w:rPr>
      </w:r>
    </w:p>
    <w:p w:rsidR="00000000" w:rsidDel="00000000" w:rsidP="00000000" w:rsidRDefault="00000000" w:rsidRPr="00000000" w14:paraId="000001FD">
      <w:pPr>
        <w:ind w:left="720" w:firstLine="720"/>
        <w:rPr/>
      </w:pPr>
      <w:r w:rsidDel="00000000" w:rsidR="00000000" w:rsidRPr="00000000">
        <w:rPr>
          <w:rtl w:val="0"/>
        </w:rPr>
        <w:t xml:space="preserve">(Gia Khiếu dần ngồi dậy, trên mặt vẫn còn bịt mắt.)</w:t>
      </w:r>
    </w:p>
    <w:p w:rsidR="00000000" w:rsidDel="00000000" w:rsidP="00000000" w:rsidRDefault="00000000" w:rsidRPr="00000000" w14:paraId="000001FE">
      <w:pPr>
        <w:ind w:left="720" w:firstLine="720"/>
        <w:rPr/>
      </w:pPr>
      <w:r w:rsidDel="00000000" w:rsidR="00000000" w:rsidRPr="00000000">
        <w:rPr>
          <w:rtl w:val="0"/>
        </w:rPr>
      </w:r>
    </w:p>
    <w:p w:rsidR="00000000" w:rsidDel="00000000" w:rsidP="00000000" w:rsidRDefault="00000000" w:rsidRPr="00000000" w14:paraId="000001FF">
      <w:pPr>
        <w:ind w:left="720" w:firstLine="720"/>
        <w:rPr>
          <w:shd w:fill="ffd966" w:val="clear"/>
        </w:rPr>
      </w:pPr>
      <w:r w:rsidDel="00000000" w:rsidR="00000000" w:rsidRPr="00000000">
        <w:rPr>
          <w:rtl w:val="0"/>
        </w:rPr>
        <w:tab/>
      </w:r>
      <w:r w:rsidDel="00000000" w:rsidR="00000000" w:rsidRPr="00000000">
        <w:rPr>
          <w:shd w:fill="ffd966" w:val="clear"/>
          <w:rtl w:val="0"/>
        </w:rPr>
        <w:t xml:space="preserve">&lt;Chào Khiếu&gt;</w:t>
      </w:r>
    </w:p>
    <w:p w:rsidR="00000000" w:rsidDel="00000000" w:rsidP="00000000" w:rsidRDefault="00000000" w:rsidRPr="00000000" w14:paraId="00000200">
      <w:pPr>
        <w:ind w:left="720" w:firstLine="720"/>
        <w:rPr>
          <w:shd w:fill="ffd966" w:val="clear"/>
        </w:rPr>
      </w:pPr>
      <w:r w:rsidDel="00000000" w:rsidR="00000000" w:rsidRPr="00000000">
        <w:rPr>
          <w:rtl w:val="0"/>
        </w:rPr>
      </w:r>
    </w:p>
    <w:p w:rsidR="00000000" w:rsidDel="00000000" w:rsidP="00000000" w:rsidRDefault="00000000" w:rsidRPr="00000000" w14:paraId="00000201">
      <w:pPr>
        <w:ind w:left="720" w:firstLine="720"/>
        <w:rPr>
          <w:shd w:fill="ffd966" w:val="clear"/>
        </w:rPr>
      </w:pPr>
      <w:r w:rsidDel="00000000" w:rsidR="00000000" w:rsidRPr="00000000">
        <w:rPr>
          <w:rtl w:val="0"/>
        </w:rPr>
        <w:tab/>
      </w:r>
      <w:r w:rsidDel="00000000" w:rsidR="00000000" w:rsidRPr="00000000">
        <w:rPr>
          <w:shd w:fill="ffd966" w:val="clear"/>
          <w:rtl w:val="0"/>
        </w:rPr>
        <w:t xml:space="preserve">&lt;Không nói gì&gt;</w:t>
      </w:r>
      <w:r w:rsidDel="00000000" w:rsidR="00000000" w:rsidRPr="00000000">
        <w:br w:type="page"/>
      </w:r>
      <w:r w:rsidDel="00000000" w:rsidR="00000000" w:rsidRPr="00000000">
        <w:rPr>
          <w:rtl w:val="0"/>
        </w:rPr>
      </w:r>
    </w:p>
    <w:p w:rsidR="00000000" w:rsidDel="00000000" w:rsidP="00000000" w:rsidRDefault="00000000" w:rsidRPr="00000000" w14:paraId="00000202">
      <w:pPr>
        <w:ind w:left="720" w:firstLine="720"/>
        <w:rPr>
          <w:shd w:fill="ffd966" w:val="clear"/>
        </w:rPr>
      </w:pPr>
      <w:r w:rsidDel="00000000" w:rsidR="00000000" w:rsidRPr="00000000">
        <w:rPr>
          <w:rtl w:val="0"/>
        </w:rPr>
      </w:r>
    </w:p>
    <w:p w:rsidR="00000000" w:rsidDel="00000000" w:rsidP="00000000" w:rsidRDefault="00000000" w:rsidRPr="00000000" w14:paraId="00000203">
      <w:pPr>
        <w:ind w:left="1440" w:firstLine="720"/>
        <w:rPr>
          <w:shd w:fill="ffd966" w:val="clear"/>
        </w:rPr>
      </w:pPr>
      <w:r w:rsidDel="00000000" w:rsidR="00000000" w:rsidRPr="00000000">
        <w:rPr>
          <w:shd w:fill="ffd966" w:val="clear"/>
          <w:rtl w:val="0"/>
        </w:rPr>
        <w:t xml:space="preserve">&lt;Chào Khiếu&gt;</w:t>
      </w:r>
    </w:p>
    <w:p w:rsidR="00000000" w:rsidDel="00000000" w:rsidP="00000000" w:rsidRDefault="00000000" w:rsidRPr="00000000" w14:paraId="00000204">
      <w:pPr>
        <w:ind w:left="1440" w:firstLine="720"/>
        <w:rPr>
          <w:shd w:fill="ffd966" w:val="clear"/>
        </w:rPr>
      </w:pPr>
      <w:r w:rsidDel="00000000" w:rsidR="00000000" w:rsidRPr="00000000">
        <w:rPr>
          <w:rtl w:val="0"/>
        </w:rPr>
      </w:r>
    </w:p>
    <w:p w:rsidR="00000000" w:rsidDel="00000000" w:rsidP="00000000" w:rsidRDefault="00000000" w:rsidRPr="00000000" w14:paraId="00000205">
      <w:pPr>
        <w:ind w:left="1440" w:firstLine="720"/>
        <w:rPr/>
      </w:pPr>
      <w:r w:rsidDel="00000000" w:rsidR="00000000" w:rsidRPr="00000000">
        <w:rPr>
          <w:rtl w:val="0"/>
        </w:rPr>
        <w:t xml:space="preserve">(Bạn chào Gia Khiếu và giới thiệu bản thân)</w:t>
      </w:r>
    </w:p>
    <w:p w:rsidR="00000000" w:rsidDel="00000000" w:rsidP="00000000" w:rsidRDefault="00000000" w:rsidRPr="00000000" w14:paraId="00000206">
      <w:pPr>
        <w:ind w:left="1440" w:firstLine="720"/>
        <w:rPr/>
      </w:pPr>
      <w:r w:rsidDel="00000000" w:rsidR="00000000" w:rsidRPr="00000000">
        <w:rPr>
          <w:rtl w:val="0"/>
        </w:rPr>
      </w:r>
    </w:p>
    <w:p w:rsidR="00000000" w:rsidDel="00000000" w:rsidP="00000000" w:rsidRDefault="00000000" w:rsidRPr="00000000" w14:paraId="00000207">
      <w:pPr>
        <w:ind w:left="1440" w:firstLine="720"/>
        <w:rPr/>
      </w:pPr>
      <w:r w:rsidDel="00000000" w:rsidR="00000000" w:rsidRPr="00000000">
        <w:rPr>
          <w:b w:val="1"/>
          <w:bCs w:val="1"/>
          <w:rtl w:val="0"/>
        </w:rPr>
        <w:t xml:space="preserve">Gia Khiếu</w:t>
      </w:r>
      <w:r w:rsidDel="00000000" w:rsidR="00000000" w:rsidRPr="00000000">
        <w:rPr>
          <w:rtl w:val="0"/>
        </w:rPr>
        <w:t xml:space="preserve">: “...Gia Khiếu”</w:t>
      </w:r>
    </w:p>
    <w:p w:rsidR="00000000" w:rsidDel="00000000" w:rsidP="00000000" w:rsidRDefault="00000000" w:rsidRPr="00000000" w14:paraId="00000208">
      <w:pPr>
        <w:ind w:left="1440" w:firstLine="720"/>
        <w:rPr/>
      </w:pPr>
      <w:r w:rsidDel="00000000" w:rsidR="00000000" w:rsidRPr="00000000">
        <w:rPr>
          <w:rtl w:val="0"/>
        </w:rPr>
      </w:r>
    </w:p>
    <w:p w:rsidR="00000000" w:rsidDel="00000000" w:rsidP="00000000" w:rsidRDefault="00000000" w:rsidRPr="00000000" w14:paraId="00000209">
      <w:pPr>
        <w:ind w:left="1440" w:firstLine="720"/>
        <w:rPr/>
      </w:pPr>
      <w:r w:rsidDel="00000000" w:rsidR="00000000" w:rsidRPr="00000000">
        <w:rPr>
          <w:rtl w:val="0"/>
        </w:rPr>
        <w:t xml:space="preserve">(Gia Khiếu gật đầu một cái, xong lại nằm xuống ngủ tiếp)</w:t>
      </w:r>
    </w:p>
    <w:p w:rsidR="00000000" w:rsidDel="00000000" w:rsidP="00000000" w:rsidRDefault="00000000" w:rsidRPr="00000000" w14:paraId="0000020A">
      <w:pPr>
        <w:ind w:left="1440" w:firstLine="720"/>
        <w:rPr/>
      </w:pPr>
      <w:r w:rsidDel="00000000" w:rsidR="00000000" w:rsidRPr="00000000">
        <w:rPr>
          <w:rtl w:val="0"/>
        </w:rPr>
      </w:r>
    </w:p>
    <w:p w:rsidR="00000000" w:rsidDel="00000000" w:rsidP="00000000" w:rsidRDefault="00000000" w:rsidRPr="00000000" w14:paraId="0000020B">
      <w:pPr>
        <w:ind w:left="1440" w:firstLine="720"/>
        <w:rPr>
          <w:shd w:fill="b6d7a8" w:val="clear"/>
        </w:rPr>
      </w:pPr>
      <w:r w:rsidDel="00000000" w:rsidR="00000000" w:rsidRPr="00000000">
        <w:rPr>
          <w:shd w:fill="b6d7a8" w:val="clear"/>
          <w:rtl w:val="0"/>
        </w:rPr>
        <w:t xml:space="preserve">[+1 fp GK]</w:t>
      </w:r>
    </w:p>
    <w:p w:rsidR="00000000" w:rsidDel="00000000" w:rsidP="00000000" w:rsidRDefault="00000000" w:rsidRPr="00000000" w14:paraId="0000020C">
      <w:pPr>
        <w:ind w:left="720" w:firstLine="720"/>
        <w:rPr>
          <w:shd w:fill="ffd966" w:val="clear"/>
        </w:rPr>
      </w:pPr>
      <w:r w:rsidDel="00000000" w:rsidR="00000000" w:rsidRPr="00000000">
        <w:rPr>
          <w:rtl w:val="0"/>
        </w:rPr>
      </w:r>
    </w:p>
    <w:p w:rsidR="00000000" w:rsidDel="00000000" w:rsidP="00000000" w:rsidRDefault="00000000" w:rsidRPr="00000000" w14:paraId="0000020D">
      <w:pPr>
        <w:ind w:left="1440" w:firstLine="720"/>
        <w:rPr>
          <w:shd w:fill="ffd966" w:val="clear"/>
        </w:rPr>
      </w:pPr>
      <w:r w:rsidDel="00000000" w:rsidR="00000000" w:rsidRPr="00000000">
        <w:rPr>
          <w:shd w:fill="ffd966" w:val="clear"/>
          <w:rtl w:val="0"/>
        </w:rPr>
        <w:t xml:space="preserve">&lt;Không nói gì&gt;</w:t>
      </w:r>
    </w:p>
    <w:p w:rsidR="00000000" w:rsidDel="00000000" w:rsidP="00000000" w:rsidRDefault="00000000" w:rsidRPr="00000000" w14:paraId="0000020E">
      <w:pPr>
        <w:ind w:left="720" w:firstLine="720"/>
        <w:rPr/>
      </w:pPr>
      <w:r w:rsidDel="00000000" w:rsidR="00000000" w:rsidRPr="00000000">
        <w:rPr>
          <w:rtl w:val="0"/>
        </w:rPr>
      </w:r>
    </w:p>
    <w:p w:rsidR="00000000" w:rsidDel="00000000" w:rsidP="00000000" w:rsidRDefault="00000000" w:rsidRPr="00000000" w14:paraId="0000020F">
      <w:pPr>
        <w:ind w:left="720" w:firstLine="720"/>
        <w:rPr/>
      </w:pPr>
      <w:r w:rsidDel="00000000" w:rsidR="00000000" w:rsidRPr="00000000">
        <w:rPr>
          <w:rtl w:val="0"/>
        </w:rPr>
        <w:tab/>
        <w:t xml:space="preserve">(Bạn không nói gì và nhìn chằm chằm vào Gia Khiếu)</w:t>
      </w:r>
    </w:p>
    <w:p w:rsidR="00000000" w:rsidDel="00000000" w:rsidP="00000000" w:rsidRDefault="00000000" w:rsidRPr="00000000" w14:paraId="00000210">
      <w:pPr>
        <w:ind w:left="720" w:firstLine="720"/>
        <w:rPr/>
      </w:pPr>
      <w:r w:rsidDel="00000000" w:rsidR="00000000" w:rsidRPr="00000000">
        <w:rPr>
          <w:rtl w:val="0"/>
        </w:rPr>
      </w:r>
    </w:p>
    <w:p w:rsidR="00000000" w:rsidDel="00000000" w:rsidP="00000000" w:rsidRDefault="00000000" w:rsidRPr="00000000" w14:paraId="00000211">
      <w:pPr>
        <w:ind w:left="720" w:firstLine="720"/>
        <w:rPr/>
      </w:pPr>
      <w:r w:rsidDel="00000000" w:rsidR="00000000" w:rsidRPr="00000000">
        <w:rPr>
          <w:rtl w:val="0"/>
        </w:rPr>
        <w:tab/>
      </w:r>
      <w:r w:rsidDel="00000000" w:rsidR="00000000" w:rsidRPr="00000000">
        <w:rPr>
          <w:b w:val="1"/>
          <w:bCs w:val="1"/>
          <w:rtl w:val="0"/>
        </w:rPr>
        <w:t xml:space="preserve">Gia Khiếu</w:t>
      </w:r>
      <w:r w:rsidDel="00000000" w:rsidR="00000000" w:rsidRPr="00000000">
        <w:rPr>
          <w:rtl w:val="0"/>
        </w:rPr>
        <w:t xml:space="preserve">: “...”</w:t>
      </w:r>
    </w:p>
    <w:p w:rsidR="00000000" w:rsidDel="00000000" w:rsidP="00000000" w:rsidRDefault="00000000" w:rsidRPr="00000000" w14:paraId="00000212">
      <w:pPr>
        <w:ind w:left="720" w:firstLine="720"/>
        <w:rPr/>
      </w:pPr>
      <w:r w:rsidDel="00000000" w:rsidR="00000000" w:rsidRPr="00000000">
        <w:rPr>
          <w:rtl w:val="0"/>
        </w:rPr>
      </w:r>
    </w:p>
    <w:p w:rsidR="00000000" w:rsidDel="00000000" w:rsidP="00000000" w:rsidRDefault="00000000" w:rsidRPr="00000000" w14:paraId="00000213">
      <w:pPr>
        <w:ind w:left="720" w:firstLine="720"/>
        <w:rPr/>
      </w:pPr>
      <w:r w:rsidDel="00000000" w:rsidR="00000000" w:rsidRPr="00000000">
        <w:rPr>
          <w:rtl w:val="0"/>
        </w:rPr>
        <w:tab/>
        <w:t xml:space="preserve">(Gia Khiếu không nói gì, quay đầu sang bên còn lại và ngủ tiếp)</w:t>
      </w:r>
    </w:p>
    <w:p w:rsidR="00000000" w:rsidDel="00000000" w:rsidP="00000000" w:rsidRDefault="00000000" w:rsidRPr="00000000" w14:paraId="00000214">
      <w:pPr>
        <w:ind w:left="720" w:firstLine="720"/>
        <w:rPr/>
      </w:pPr>
      <w:r w:rsidDel="00000000" w:rsidR="00000000" w:rsidRPr="00000000">
        <w:rPr>
          <w:rtl w:val="0"/>
        </w:rPr>
      </w:r>
    </w:p>
    <w:p w:rsidR="00000000" w:rsidDel="00000000" w:rsidP="00000000" w:rsidRDefault="00000000" w:rsidRPr="00000000" w14:paraId="00000215">
      <w:pPr>
        <w:ind w:left="720" w:firstLine="720"/>
        <w:rPr>
          <w:shd w:fill="dd7e6b" w:val="clear"/>
        </w:rPr>
      </w:pPr>
      <w:r w:rsidDel="00000000" w:rsidR="00000000" w:rsidRPr="00000000">
        <w:rPr>
          <w:rtl w:val="0"/>
        </w:rPr>
        <w:tab/>
      </w:r>
      <w:r w:rsidDel="00000000" w:rsidR="00000000" w:rsidRPr="00000000">
        <w:rPr>
          <w:shd w:fill="dd7e6b" w:val="clear"/>
          <w:rtl w:val="0"/>
        </w:rPr>
        <w:t xml:space="preserve">[-1 fp GK]</w:t>
      </w:r>
    </w:p>
    <w:p w:rsidR="00000000" w:rsidDel="00000000" w:rsidP="00000000" w:rsidRDefault="00000000" w:rsidRPr="00000000" w14:paraId="00000216">
      <w:pPr>
        <w:ind w:left="720" w:firstLine="720"/>
        <w:rPr>
          <w:shd w:fill="dd7e6b" w:val="clear"/>
        </w:rPr>
      </w:pPr>
      <w:r w:rsidDel="00000000" w:rsidR="00000000" w:rsidRPr="00000000">
        <w:rPr>
          <w:rtl w:val="0"/>
        </w:rPr>
      </w:r>
    </w:p>
    <w:p w:rsidR="00000000" w:rsidDel="00000000" w:rsidP="00000000" w:rsidRDefault="00000000" w:rsidRPr="00000000" w14:paraId="00000217">
      <w:pPr>
        <w:ind w:left="720" w:firstLine="720"/>
        <w:rPr/>
      </w:pPr>
      <w:r w:rsidDel="00000000" w:rsidR="00000000" w:rsidRPr="00000000">
        <w:rPr>
          <w:rtl w:val="0"/>
        </w:rPr>
        <w:tab/>
        <w:t xml:space="preserve">(Phong Lê nhìn thấy sự gượng gạo giữa bạn và Gia Khiếu)</w:t>
      </w:r>
    </w:p>
    <w:p w:rsidR="00000000" w:rsidDel="00000000" w:rsidP="00000000" w:rsidRDefault="00000000" w:rsidRPr="00000000" w14:paraId="00000218">
      <w:pPr>
        <w:ind w:left="720" w:firstLine="720"/>
        <w:rPr/>
      </w:pPr>
      <w:r w:rsidDel="00000000" w:rsidR="00000000" w:rsidRPr="00000000">
        <w:rPr>
          <w:rtl w:val="0"/>
        </w:rPr>
      </w:r>
    </w:p>
    <w:p w:rsidR="00000000" w:rsidDel="00000000" w:rsidP="00000000" w:rsidRDefault="00000000" w:rsidRPr="00000000" w14:paraId="00000219">
      <w:pPr>
        <w:ind w:left="720" w:firstLine="720"/>
        <w:rPr/>
      </w:pPr>
      <w:r w:rsidDel="00000000" w:rsidR="00000000" w:rsidRPr="00000000">
        <w:rPr>
          <w:rtl w:val="0"/>
        </w:rPr>
        <w:tab/>
      </w:r>
      <w:r w:rsidDel="00000000" w:rsidR="00000000" w:rsidRPr="00000000">
        <w:rPr>
          <w:b w:val="1"/>
          <w:bCs w:val="1"/>
          <w:rtl w:val="0"/>
        </w:rPr>
        <w:t xml:space="preserve">Phong Lê</w:t>
      </w:r>
      <w:r w:rsidDel="00000000" w:rsidR="00000000" w:rsidRPr="00000000">
        <w:rPr>
          <w:rtl w:val="0"/>
        </w:rPr>
        <w:t xml:space="preserve">: “MC có vẻ ít nói phết nhỉ…”</w:t>
      </w:r>
    </w:p>
    <w:p w:rsidR="00000000" w:rsidDel="00000000" w:rsidP="00000000" w:rsidRDefault="00000000" w:rsidRPr="00000000" w14:paraId="0000021A">
      <w:pPr>
        <w:ind w:left="720" w:firstLine="720"/>
        <w:rPr/>
      </w:pPr>
      <w:r w:rsidDel="00000000" w:rsidR="00000000" w:rsidRPr="00000000">
        <w:rPr>
          <w:rtl w:val="0"/>
        </w:rPr>
      </w:r>
    </w:p>
    <w:p w:rsidR="00000000" w:rsidDel="00000000" w:rsidP="00000000" w:rsidRDefault="00000000" w:rsidRPr="00000000" w14:paraId="0000021B">
      <w:pPr>
        <w:ind w:left="720" w:firstLine="720"/>
        <w:rPr>
          <w:shd w:fill="dd7e6b" w:val="clear"/>
        </w:rPr>
      </w:pPr>
      <w:r w:rsidDel="00000000" w:rsidR="00000000" w:rsidRPr="00000000">
        <w:rPr>
          <w:rtl w:val="0"/>
        </w:rPr>
        <w:tab/>
      </w:r>
      <w:r w:rsidDel="00000000" w:rsidR="00000000" w:rsidRPr="00000000">
        <w:rPr>
          <w:shd w:fill="dd7e6b" w:val="clear"/>
          <w:rtl w:val="0"/>
        </w:rPr>
        <w:t xml:space="preserve">[-2 fp PL]</w:t>
      </w:r>
    </w:p>
    <w:p w:rsidR="00000000" w:rsidDel="00000000" w:rsidP="00000000" w:rsidRDefault="00000000" w:rsidRPr="00000000" w14:paraId="0000021C">
      <w:pPr>
        <w:ind w:left="720" w:firstLine="720"/>
        <w:rPr>
          <w:shd w:fill="b6d7a8" w:val="clear"/>
        </w:rPr>
      </w:pPr>
      <w:r w:rsidDel="00000000" w:rsidR="00000000" w:rsidRPr="00000000">
        <w:rPr>
          <w:rtl w:val="0"/>
        </w:rPr>
      </w:r>
    </w:p>
    <w:p w:rsidR="00000000" w:rsidDel="00000000" w:rsidP="00000000" w:rsidRDefault="00000000" w:rsidRPr="00000000" w14:paraId="0000021D">
      <w:pPr>
        <w:ind w:left="720" w:firstLine="72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1E">
      <w:pPr>
        <w:ind w:left="720" w:firstLine="720"/>
        <w:rPr/>
      </w:pPr>
      <w:r w:rsidDel="00000000" w:rsidR="00000000" w:rsidRPr="00000000">
        <w:rPr>
          <w:b w:val="1"/>
          <w:bCs w:val="1"/>
          <w:rtl w:val="0"/>
        </w:rPr>
        <w:t xml:space="preserve">Phong Lê</w:t>
      </w:r>
      <w:r w:rsidDel="00000000" w:rsidR="00000000" w:rsidRPr="00000000">
        <w:rPr>
          <w:rtl w:val="0"/>
        </w:rPr>
        <w:t xml:space="preserve">: “Thằng bạn mình hay ngủ lắm, trong lớp không làm phiền đến MC đâu”</w:t>
      </w:r>
    </w:p>
    <w:p w:rsidR="00000000" w:rsidDel="00000000" w:rsidP="00000000" w:rsidRDefault="00000000" w:rsidRPr="00000000" w14:paraId="0000021F">
      <w:pPr>
        <w:ind w:left="720" w:firstLine="720"/>
        <w:rPr/>
      </w:pPr>
      <w:r w:rsidDel="00000000" w:rsidR="00000000" w:rsidRPr="00000000">
        <w:rPr>
          <w:rtl w:val="0"/>
        </w:rPr>
      </w:r>
    </w:p>
    <w:p w:rsidR="00000000" w:rsidDel="00000000" w:rsidP="00000000" w:rsidRDefault="00000000" w:rsidRPr="00000000" w14:paraId="00000220">
      <w:pPr>
        <w:ind w:left="720" w:firstLine="720"/>
        <w:rPr/>
      </w:pPr>
      <w:r w:rsidDel="00000000" w:rsidR="00000000" w:rsidRPr="00000000">
        <w:rPr>
          <w:b w:val="1"/>
          <w:bCs w:val="1"/>
          <w:rtl w:val="0"/>
        </w:rPr>
        <w:t xml:space="preserve">Đại Nghĩa</w:t>
      </w:r>
      <w:r w:rsidDel="00000000" w:rsidR="00000000" w:rsidRPr="00000000">
        <w:rPr>
          <w:rtl w:val="0"/>
        </w:rPr>
        <w:t xml:space="preserve">: “Ừm, Gia Khiếu lành tính lắm”</w:t>
      </w:r>
    </w:p>
    <w:p w:rsidR="00000000" w:rsidDel="00000000" w:rsidP="00000000" w:rsidRDefault="00000000" w:rsidRPr="00000000" w14:paraId="00000221">
      <w:pPr>
        <w:ind w:left="720" w:firstLine="720"/>
        <w:rPr/>
      </w:pPr>
      <w:r w:rsidDel="00000000" w:rsidR="00000000" w:rsidRPr="00000000">
        <w:rPr>
          <w:rtl w:val="0"/>
        </w:rPr>
      </w:r>
    </w:p>
    <w:p w:rsidR="00000000" w:rsidDel="00000000" w:rsidP="00000000" w:rsidRDefault="00000000" w:rsidRPr="00000000" w14:paraId="00000222">
      <w:pPr>
        <w:ind w:left="720" w:firstLine="720"/>
        <w:rPr/>
      </w:pPr>
      <w:r w:rsidDel="00000000" w:rsidR="00000000" w:rsidRPr="00000000">
        <w:rPr>
          <w:rtl w:val="0"/>
        </w:rPr>
        <w:t xml:space="preserve">(Bạn gật đầu)</w:t>
      </w:r>
    </w:p>
    <w:p w:rsidR="00000000" w:rsidDel="00000000" w:rsidP="00000000" w:rsidRDefault="00000000" w:rsidRPr="00000000" w14:paraId="00000223">
      <w:pPr>
        <w:ind w:left="720" w:firstLine="720"/>
        <w:rPr/>
      </w:pPr>
      <w:r w:rsidDel="00000000" w:rsidR="00000000" w:rsidRPr="00000000">
        <w:rPr>
          <w:rtl w:val="0"/>
        </w:rPr>
      </w:r>
    </w:p>
    <w:p w:rsidR="00000000" w:rsidDel="00000000" w:rsidP="00000000" w:rsidRDefault="00000000" w:rsidRPr="00000000" w14:paraId="00000224">
      <w:pPr>
        <w:ind w:left="720" w:firstLine="720"/>
        <w:rPr/>
      </w:pPr>
      <w:r w:rsidDel="00000000" w:rsidR="00000000" w:rsidRPr="00000000">
        <w:rPr>
          <w:b w:val="1"/>
          <w:bCs w:val="1"/>
          <w:rtl w:val="0"/>
        </w:rPr>
        <w:t xml:space="preserve">Đại Nghĩa</w:t>
      </w:r>
      <w:r w:rsidDel="00000000" w:rsidR="00000000" w:rsidRPr="00000000">
        <w:rPr>
          <w:rtl w:val="0"/>
        </w:rPr>
        <w:t xml:space="preserve">: “Tui làm bài tiếp đây, có gì khó ông/bà cứ nói tui nhé.”</w:t>
      </w:r>
    </w:p>
    <w:p w:rsidR="00000000" w:rsidDel="00000000" w:rsidP="00000000" w:rsidRDefault="00000000" w:rsidRPr="00000000" w14:paraId="00000225">
      <w:pPr>
        <w:ind w:left="720" w:firstLine="720"/>
        <w:rPr/>
      </w:pPr>
      <w:r w:rsidDel="00000000" w:rsidR="00000000" w:rsidRPr="00000000">
        <w:rPr>
          <w:rtl w:val="0"/>
        </w:rPr>
      </w:r>
    </w:p>
    <w:p w:rsidR="00000000" w:rsidDel="00000000" w:rsidP="00000000" w:rsidRDefault="00000000" w:rsidRPr="00000000" w14:paraId="00000226">
      <w:pPr>
        <w:ind w:left="720" w:firstLine="720"/>
        <w:rPr/>
      </w:pPr>
      <w:r w:rsidDel="00000000" w:rsidR="00000000" w:rsidRPr="00000000">
        <w:rPr>
          <w:rtl w:val="0"/>
        </w:rPr>
        <w:t xml:space="preserve">“Tui không giải được thì tui đưa Phong giải”</w:t>
      </w:r>
    </w:p>
    <w:p w:rsidR="00000000" w:rsidDel="00000000" w:rsidP="00000000" w:rsidRDefault="00000000" w:rsidRPr="00000000" w14:paraId="00000227">
      <w:pPr>
        <w:ind w:left="720" w:firstLine="720"/>
        <w:rPr/>
      </w:pPr>
      <w:r w:rsidDel="00000000" w:rsidR="00000000" w:rsidRPr="00000000">
        <w:rPr>
          <w:rtl w:val="0"/>
        </w:rPr>
      </w:r>
    </w:p>
    <w:p w:rsidR="00000000" w:rsidDel="00000000" w:rsidP="00000000" w:rsidRDefault="00000000" w:rsidRPr="00000000" w14:paraId="00000228">
      <w:pPr>
        <w:ind w:left="720" w:firstLine="720"/>
        <w:rPr/>
      </w:pPr>
      <w:r w:rsidDel="00000000" w:rsidR="00000000" w:rsidRPr="00000000">
        <w:rPr>
          <w:b w:val="1"/>
          <w:bCs w:val="1"/>
          <w:rtl w:val="0"/>
        </w:rPr>
        <w:t xml:space="preserve">Phong Lê</w:t>
      </w:r>
      <w:r w:rsidDel="00000000" w:rsidR="00000000" w:rsidRPr="00000000">
        <w:rPr>
          <w:rtl w:val="0"/>
        </w:rPr>
        <w:t xml:space="preserve">: “Ừm ừm đúng rồi”</w:t>
      </w:r>
    </w:p>
    <w:p w:rsidR="00000000" w:rsidDel="00000000" w:rsidP="00000000" w:rsidRDefault="00000000" w:rsidRPr="00000000" w14:paraId="00000229">
      <w:pPr>
        <w:ind w:left="720" w:firstLine="720"/>
        <w:rPr/>
      </w:pPr>
      <w:r w:rsidDel="00000000" w:rsidR="00000000" w:rsidRPr="00000000">
        <w:rPr>
          <w:rtl w:val="0"/>
        </w:rPr>
      </w:r>
    </w:p>
    <w:p w:rsidR="00000000" w:rsidDel="00000000" w:rsidP="00000000" w:rsidRDefault="00000000" w:rsidRPr="00000000" w14:paraId="0000022A">
      <w:pPr>
        <w:ind w:left="1440" w:firstLine="720"/>
        <w:rPr>
          <w:shd w:fill="ffd966" w:val="clear"/>
        </w:rPr>
      </w:pPr>
      <w:r w:rsidDel="00000000" w:rsidR="00000000" w:rsidRPr="00000000">
        <w:rPr>
          <w:shd w:fill="ffd966" w:val="clear"/>
          <w:rtl w:val="0"/>
        </w:rPr>
        <w:t xml:space="preserve">&lt;Nói rằng bạn cũng nên tự làm và sẽ chỉ hỏi những câu quan trọng&gt;</w:t>
      </w:r>
    </w:p>
    <w:p w:rsidR="00000000" w:rsidDel="00000000" w:rsidP="00000000" w:rsidRDefault="00000000" w:rsidRPr="00000000" w14:paraId="0000022B">
      <w:pPr>
        <w:ind w:left="1440" w:firstLine="720"/>
        <w:rPr>
          <w:shd w:fill="ffd966" w:val="clear"/>
        </w:rPr>
      </w:pPr>
      <w:r w:rsidDel="00000000" w:rsidR="00000000" w:rsidRPr="00000000">
        <w:rPr>
          <w:rtl w:val="0"/>
        </w:rPr>
      </w:r>
    </w:p>
    <w:p w:rsidR="00000000" w:rsidDel="00000000" w:rsidP="00000000" w:rsidRDefault="00000000" w:rsidRPr="00000000" w14:paraId="0000022C">
      <w:pPr>
        <w:ind w:left="1440" w:firstLine="720"/>
        <w:rPr/>
      </w:pPr>
      <w:r w:rsidDel="00000000" w:rsidR="00000000" w:rsidRPr="00000000">
        <w:rPr>
          <w:b w:val="1"/>
          <w:bCs w:val="1"/>
          <w:rtl w:val="0"/>
        </w:rPr>
        <w:t xml:space="preserve">Đại Nghĩa</w:t>
      </w:r>
      <w:r w:rsidDel="00000000" w:rsidR="00000000" w:rsidRPr="00000000">
        <w:rPr>
          <w:rtl w:val="0"/>
        </w:rPr>
        <w:t xml:space="preserve">: “Oke tự làm cũng giúp dễ hiểu bài hơn á”</w:t>
      </w:r>
      <w:r w:rsidDel="00000000" w:rsidR="00000000" w:rsidRPr="00000000">
        <w:rPr>
          <w:rtl w:val="0"/>
        </w:rPr>
      </w:r>
    </w:p>
    <w:p w:rsidR="00000000" w:rsidDel="00000000" w:rsidP="00000000" w:rsidRDefault="00000000" w:rsidRPr="00000000" w14:paraId="0000022D">
      <w:pPr>
        <w:ind w:left="1440" w:firstLine="720"/>
        <w:rPr>
          <w:shd w:fill="ffd966" w:val="clear"/>
        </w:rPr>
      </w:pPr>
      <w:r w:rsidDel="00000000" w:rsidR="00000000" w:rsidRPr="00000000">
        <w:rPr>
          <w:rtl w:val="0"/>
        </w:rPr>
      </w:r>
    </w:p>
    <w:p w:rsidR="00000000" w:rsidDel="00000000" w:rsidP="00000000" w:rsidRDefault="00000000" w:rsidRPr="00000000" w14:paraId="0000022E">
      <w:pPr>
        <w:ind w:left="1440" w:firstLine="720"/>
        <w:rPr>
          <w:shd w:fill="ffd966" w:val="clear"/>
        </w:rPr>
      </w:pPr>
      <w:r w:rsidDel="00000000" w:rsidR="00000000" w:rsidRPr="00000000">
        <w:rPr>
          <w:shd w:fill="ffd966" w:val="clear"/>
          <w:rtl w:val="0"/>
        </w:rPr>
        <w:t xml:space="preserve">&lt;Đồng ý và cảm ơn hai người đã giúp đỡ&gt;</w:t>
      </w:r>
    </w:p>
    <w:p w:rsidR="00000000" w:rsidDel="00000000" w:rsidP="00000000" w:rsidRDefault="00000000" w:rsidRPr="00000000" w14:paraId="0000022F">
      <w:pPr>
        <w:ind w:left="1440" w:firstLine="720"/>
        <w:rPr>
          <w:shd w:fill="ffd966" w:val="clear"/>
        </w:rPr>
      </w:pPr>
      <w:r w:rsidDel="00000000" w:rsidR="00000000" w:rsidRPr="00000000">
        <w:rPr>
          <w:rtl w:val="0"/>
        </w:rPr>
      </w:r>
    </w:p>
    <w:p w:rsidR="00000000" w:rsidDel="00000000" w:rsidP="00000000" w:rsidRDefault="00000000" w:rsidRPr="00000000" w14:paraId="00000230">
      <w:pPr>
        <w:ind w:left="1440" w:firstLine="720"/>
        <w:rPr/>
      </w:pPr>
      <w:r w:rsidDel="00000000" w:rsidR="00000000" w:rsidRPr="00000000">
        <w:rPr>
          <w:b w:val="1"/>
          <w:bCs w:val="1"/>
          <w:rtl w:val="0"/>
        </w:rPr>
        <w:t xml:space="preserve">Phong Lê</w:t>
      </w:r>
      <w:r w:rsidDel="00000000" w:rsidR="00000000" w:rsidRPr="00000000">
        <w:rPr>
          <w:rtl w:val="0"/>
        </w:rPr>
        <w:t xml:space="preserve">: “Cứ tin mình! Mình giải toán nhanh hơn </w:t>
      </w:r>
      <w:commentRangeStart w:id="23"/>
      <w:commentRangeStart w:id="24"/>
      <w:r w:rsidDel="00000000" w:rsidR="00000000" w:rsidRPr="00000000">
        <w:rPr>
          <w:rtl w:val="0"/>
        </w:rPr>
        <w:t xml:space="preserve">Max Verstappen đua</w:t>
      </w:r>
      <w:commentRangeEnd w:id="23"/>
      <w:r w:rsidDel="00000000" w:rsidR="00000000" w:rsidRPr="00000000">
        <w:commentReference w:id="23"/>
      </w:r>
      <w:commentRangeEnd w:id="24"/>
      <w:r w:rsidDel="00000000" w:rsidR="00000000" w:rsidRPr="00000000">
        <w:commentReference w:id="24"/>
      </w:r>
      <w:r w:rsidDel="00000000" w:rsidR="00000000" w:rsidRPr="00000000">
        <w:rPr>
          <w:rtl w:val="0"/>
        </w:rPr>
        <w:t xml:space="preserve"> nữa”</w:t>
      </w:r>
    </w:p>
    <w:p w:rsidR="00000000" w:rsidDel="00000000" w:rsidP="00000000" w:rsidRDefault="00000000" w:rsidRPr="00000000" w14:paraId="00000231">
      <w:pPr>
        <w:ind w:left="1440" w:firstLine="720"/>
        <w:rPr/>
      </w:pPr>
      <w:r w:rsidDel="00000000" w:rsidR="00000000" w:rsidRPr="00000000">
        <w:rPr>
          <w:rtl w:val="0"/>
        </w:rPr>
      </w:r>
    </w:p>
    <w:p w:rsidR="00000000" w:rsidDel="00000000" w:rsidP="00000000" w:rsidRDefault="00000000" w:rsidRPr="00000000" w14:paraId="00000232">
      <w:pPr>
        <w:ind w:left="1440" w:firstLine="720"/>
        <w:rPr>
          <w:shd w:fill="b6d7a8" w:val="clear"/>
        </w:rPr>
      </w:pPr>
      <w:r w:rsidDel="00000000" w:rsidR="00000000" w:rsidRPr="00000000">
        <w:rPr>
          <w:shd w:fill="b6d7a8" w:val="clear"/>
          <w:rtl w:val="0"/>
        </w:rPr>
        <w:t xml:space="preserve">[+1 fp PL]</w:t>
      </w:r>
    </w:p>
    <w:p w:rsidR="00000000" w:rsidDel="00000000" w:rsidP="00000000" w:rsidRDefault="00000000" w:rsidRPr="00000000" w14:paraId="00000233">
      <w:pPr>
        <w:ind w:left="1440" w:firstLine="720"/>
        <w:rPr>
          <w:shd w:fill="b6d7a8" w:val="clear"/>
        </w:rPr>
      </w:pPr>
      <w:r w:rsidDel="00000000" w:rsidR="00000000" w:rsidRPr="00000000">
        <w:rPr>
          <w:rtl w:val="0"/>
        </w:rPr>
      </w:r>
    </w:p>
    <w:p w:rsidR="00000000" w:rsidDel="00000000" w:rsidP="00000000" w:rsidRDefault="00000000" w:rsidRPr="00000000" w14:paraId="00000234">
      <w:pPr>
        <w:ind w:left="1440" w:firstLine="0"/>
        <w:rPr>
          <w:shd w:fill="b6d7a8" w:val="clear"/>
        </w:rPr>
      </w:pPr>
      <w:r w:rsidDel="00000000" w:rsidR="00000000" w:rsidRPr="00000000">
        <w:br w:type="page"/>
      </w:r>
      <w:r w:rsidDel="00000000" w:rsidR="00000000" w:rsidRPr="00000000">
        <w:rPr>
          <w:rtl w:val="0"/>
        </w:rPr>
      </w:r>
    </w:p>
    <w:p w:rsidR="00000000" w:rsidDel="00000000" w:rsidP="00000000" w:rsidRDefault="00000000" w:rsidRPr="00000000" w14:paraId="00000235">
      <w:pPr>
        <w:ind w:left="720" w:firstLine="720"/>
        <w:rPr/>
      </w:pPr>
      <w:r w:rsidDel="00000000" w:rsidR="00000000" w:rsidRPr="00000000">
        <w:rPr>
          <w:shd w:fill="ffd966" w:val="clear"/>
          <w:rtl w:val="0"/>
        </w:rPr>
        <w:t xml:space="preserve">&lt;Tỏ ra lo ngại về cậu bạn Gia Khiếu sẽ ngồi cạnh bạn nếu bạn ngồi với Phong&gt;</w:t>
      </w:r>
      <w:r w:rsidDel="00000000" w:rsidR="00000000" w:rsidRPr="00000000">
        <w:rPr>
          <w:rtl w:val="0"/>
        </w:rPr>
      </w:r>
    </w:p>
    <w:p w:rsidR="00000000" w:rsidDel="00000000" w:rsidP="00000000" w:rsidRDefault="00000000" w:rsidRPr="00000000" w14:paraId="00000236">
      <w:pPr>
        <w:ind w:left="720" w:firstLine="720"/>
        <w:rPr>
          <w:shd w:fill="ffd966" w:val="clear"/>
        </w:rPr>
      </w:pPr>
      <w:r w:rsidDel="00000000" w:rsidR="00000000" w:rsidRPr="00000000">
        <w:rPr>
          <w:rtl w:val="0"/>
        </w:rPr>
      </w:r>
    </w:p>
    <w:p w:rsidR="00000000" w:rsidDel="00000000" w:rsidP="00000000" w:rsidRDefault="00000000" w:rsidRPr="00000000" w14:paraId="00000237">
      <w:pPr>
        <w:ind w:left="720" w:firstLine="720"/>
        <w:rPr/>
      </w:pPr>
      <w:r w:rsidDel="00000000" w:rsidR="00000000" w:rsidRPr="00000000">
        <w:rPr>
          <w:b w:val="1"/>
          <w:bCs w:val="1"/>
          <w:rtl w:val="0"/>
        </w:rPr>
        <w:t xml:space="preserve">Phong Lê</w:t>
      </w:r>
      <w:r w:rsidDel="00000000" w:rsidR="00000000" w:rsidRPr="00000000">
        <w:rPr>
          <w:rtl w:val="0"/>
        </w:rPr>
        <w:t xml:space="preserve">: “Khiếu á?”</w:t>
      </w:r>
    </w:p>
    <w:p w:rsidR="00000000" w:rsidDel="00000000" w:rsidP="00000000" w:rsidRDefault="00000000" w:rsidRPr="00000000" w14:paraId="00000238">
      <w:pPr>
        <w:ind w:left="720" w:firstLine="720"/>
        <w:rPr>
          <w:shd w:fill="ffd966" w:val="clear"/>
        </w:rPr>
      </w:pPr>
      <w:r w:rsidDel="00000000" w:rsidR="00000000" w:rsidRPr="00000000">
        <w:rPr>
          <w:rtl w:val="0"/>
        </w:rPr>
      </w:r>
    </w:p>
    <w:p w:rsidR="00000000" w:rsidDel="00000000" w:rsidP="00000000" w:rsidRDefault="00000000" w:rsidRPr="00000000" w14:paraId="00000239">
      <w:pPr>
        <w:ind w:left="720" w:firstLine="720"/>
        <w:rPr/>
      </w:pPr>
      <w:r w:rsidDel="00000000" w:rsidR="00000000" w:rsidRPr="00000000">
        <w:rPr>
          <w:rtl w:val="0"/>
        </w:rPr>
        <w:t xml:space="preserve">(Bạn gật đầu, bạn không thích kiểu người vào lớp ngủ gật như vậy)</w:t>
      </w:r>
    </w:p>
    <w:p w:rsidR="00000000" w:rsidDel="00000000" w:rsidP="00000000" w:rsidRDefault="00000000" w:rsidRPr="00000000" w14:paraId="0000023A">
      <w:pPr>
        <w:ind w:left="720" w:firstLine="720"/>
        <w:rPr/>
      </w:pPr>
      <w:r w:rsidDel="00000000" w:rsidR="00000000" w:rsidRPr="00000000">
        <w:rPr>
          <w:rtl w:val="0"/>
        </w:rPr>
      </w:r>
    </w:p>
    <w:p w:rsidR="00000000" w:rsidDel="00000000" w:rsidP="00000000" w:rsidRDefault="00000000" w:rsidRPr="00000000" w14:paraId="0000023B">
      <w:pPr>
        <w:ind w:left="720" w:firstLine="720"/>
        <w:rPr/>
      </w:pPr>
      <w:r w:rsidDel="00000000" w:rsidR="00000000" w:rsidRPr="00000000">
        <w:rPr>
          <w:rtl w:val="0"/>
        </w:rPr>
        <w:t xml:space="preserve">(Bạn nghĩ việc ngủ như vậy là không hợp cho môi trường học tập và không nghiêm túc học hành)</w:t>
      </w:r>
    </w:p>
    <w:p w:rsidR="00000000" w:rsidDel="00000000" w:rsidP="00000000" w:rsidRDefault="00000000" w:rsidRPr="00000000" w14:paraId="0000023C">
      <w:pPr>
        <w:ind w:left="720" w:firstLine="720"/>
        <w:rPr/>
      </w:pPr>
      <w:r w:rsidDel="00000000" w:rsidR="00000000" w:rsidRPr="00000000">
        <w:rPr>
          <w:rtl w:val="0"/>
        </w:rPr>
      </w:r>
    </w:p>
    <w:p w:rsidR="00000000" w:rsidDel="00000000" w:rsidP="00000000" w:rsidRDefault="00000000" w:rsidRPr="00000000" w14:paraId="0000023D">
      <w:pPr>
        <w:ind w:left="720" w:firstLine="720"/>
        <w:rPr>
          <w:shd w:fill="dd7e6b" w:val="clear"/>
        </w:rPr>
      </w:pPr>
      <w:r w:rsidDel="00000000" w:rsidR="00000000" w:rsidRPr="00000000">
        <w:rPr>
          <w:shd w:fill="dd7e6b" w:val="clear"/>
          <w:rtl w:val="0"/>
        </w:rPr>
        <w:t xml:space="preserve">[-1 fp GK]</w:t>
      </w:r>
    </w:p>
    <w:p w:rsidR="00000000" w:rsidDel="00000000" w:rsidP="00000000" w:rsidRDefault="00000000" w:rsidRPr="00000000" w14:paraId="0000023E">
      <w:pPr>
        <w:ind w:left="720" w:firstLine="720"/>
        <w:rPr/>
      </w:pPr>
      <w:r w:rsidDel="00000000" w:rsidR="00000000" w:rsidRPr="00000000">
        <w:rPr>
          <w:rtl w:val="0"/>
        </w:rPr>
      </w:r>
    </w:p>
    <w:p w:rsidR="00000000" w:rsidDel="00000000" w:rsidP="00000000" w:rsidRDefault="00000000" w:rsidRPr="00000000" w14:paraId="0000023F">
      <w:pPr>
        <w:ind w:left="720" w:firstLine="720"/>
        <w:rPr/>
      </w:pPr>
      <w:r w:rsidDel="00000000" w:rsidR="00000000" w:rsidRPr="00000000">
        <w:rPr>
          <w:b w:val="1"/>
          <w:bCs w:val="1"/>
          <w:rtl w:val="0"/>
        </w:rPr>
        <w:t xml:space="preserve">Phong Lê</w:t>
      </w:r>
      <w:r w:rsidDel="00000000" w:rsidR="00000000" w:rsidRPr="00000000">
        <w:rPr>
          <w:rtl w:val="0"/>
        </w:rPr>
        <w:t xml:space="preserve">: “...À do cậu ấy mệt thôi chứ cậu ấy làm xong bài rồi á”</w:t>
      </w:r>
    </w:p>
    <w:p w:rsidR="00000000" w:rsidDel="00000000" w:rsidP="00000000" w:rsidRDefault="00000000" w:rsidRPr="00000000" w14:paraId="00000240">
      <w:pPr>
        <w:ind w:left="720" w:firstLine="720"/>
        <w:rPr/>
      </w:pPr>
      <w:r w:rsidDel="00000000" w:rsidR="00000000" w:rsidRPr="00000000">
        <w:rPr>
          <w:rtl w:val="0"/>
        </w:rPr>
      </w:r>
    </w:p>
    <w:p w:rsidR="00000000" w:rsidDel="00000000" w:rsidP="00000000" w:rsidRDefault="00000000" w:rsidRPr="00000000" w14:paraId="00000241">
      <w:pPr>
        <w:ind w:left="720" w:firstLine="720"/>
        <w:rPr/>
      </w:pPr>
      <w:r w:rsidDel="00000000" w:rsidR="00000000" w:rsidRPr="00000000">
        <w:rPr>
          <w:b w:val="1"/>
          <w:bCs w:val="1"/>
          <w:rtl w:val="0"/>
        </w:rPr>
        <w:t xml:space="preserve">Đại Nghĩa</w:t>
      </w:r>
      <w:r w:rsidDel="00000000" w:rsidR="00000000" w:rsidRPr="00000000">
        <w:rPr>
          <w:rtl w:val="0"/>
        </w:rPr>
        <w:t xml:space="preserve">: “Ừ nhìn vậy chứ cậu ấy cũng giỏi lắm đấy”</w:t>
      </w:r>
    </w:p>
    <w:p w:rsidR="00000000" w:rsidDel="00000000" w:rsidP="00000000" w:rsidRDefault="00000000" w:rsidRPr="00000000" w14:paraId="00000242">
      <w:pPr>
        <w:ind w:left="720" w:firstLine="720"/>
        <w:rPr/>
      </w:pPr>
      <w:r w:rsidDel="00000000" w:rsidR="00000000" w:rsidRPr="00000000">
        <w:rPr>
          <w:rtl w:val="0"/>
        </w:rPr>
      </w:r>
    </w:p>
    <w:p w:rsidR="00000000" w:rsidDel="00000000" w:rsidP="00000000" w:rsidRDefault="00000000" w:rsidRPr="00000000" w14:paraId="00000243">
      <w:pPr>
        <w:ind w:left="720" w:firstLine="720"/>
        <w:rPr>
          <w:shd w:fill="dd7e6b" w:val="clear"/>
        </w:rPr>
      </w:pPr>
      <w:r w:rsidDel="00000000" w:rsidR="00000000" w:rsidRPr="00000000">
        <w:rPr>
          <w:rtl w:val="0"/>
        </w:rPr>
        <w:t xml:space="preserve">“Cả cậu ấy cũng không kiểm soát được việc ngủ lắm…”</w:t>
      </w:r>
      <w:r w:rsidDel="00000000" w:rsidR="00000000" w:rsidRPr="00000000">
        <w:rPr>
          <w:rtl w:val="0"/>
        </w:rPr>
      </w:r>
    </w:p>
    <w:p w:rsidR="00000000" w:rsidDel="00000000" w:rsidP="00000000" w:rsidRDefault="00000000" w:rsidRPr="00000000" w14:paraId="00000244">
      <w:pPr>
        <w:ind w:left="720" w:firstLine="720"/>
        <w:rPr/>
      </w:pPr>
      <w:r w:rsidDel="00000000" w:rsidR="00000000" w:rsidRPr="00000000">
        <w:rPr>
          <w:rtl w:val="0"/>
        </w:rPr>
      </w:r>
    </w:p>
    <w:p w:rsidR="00000000" w:rsidDel="00000000" w:rsidP="00000000" w:rsidRDefault="00000000" w:rsidRPr="00000000" w14:paraId="00000245">
      <w:pPr>
        <w:ind w:left="720" w:firstLine="720"/>
        <w:rPr/>
      </w:pPr>
      <w:r w:rsidDel="00000000" w:rsidR="00000000" w:rsidRPr="00000000">
        <w:rPr>
          <w:b w:val="1"/>
          <w:bCs w:val="1"/>
          <w:rtl w:val="0"/>
        </w:rPr>
        <w:t xml:space="preserve">Phong Lê</w:t>
      </w:r>
      <w:r w:rsidDel="00000000" w:rsidR="00000000" w:rsidRPr="00000000">
        <w:rPr>
          <w:rtl w:val="0"/>
        </w:rPr>
        <w:t xml:space="preserve">: “Lúc nói chuyện rồi MC sẽ thấy Gia Khiếu không phải người như thế đâu”</w:t>
      </w:r>
    </w:p>
    <w:p w:rsidR="00000000" w:rsidDel="00000000" w:rsidP="00000000" w:rsidRDefault="00000000" w:rsidRPr="00000000" w14:paraId="00000246">
      <w:pPr>
        <w:ind w:left="720" w:firstLine="720"/>
        <w:rPr/>
      </w:pPr>
      <w:r w:rsidDel="00000000" w:rsidR="00000000" w:rsidRPr="00000000">
        <w:rPr>
          <w:rtl w:val="0"/>
        </w:rPr>
      </w:r>
    </w:p>
    <w:p w:rsidR="00000000" w:rsidDel="00000000" w:rsidP="00000000" w:rsidRDefault="00000000" w:rsidRPr="00000000" w14:paraId="00000247">
      <w:pPr>
        <w:ind w:left="720" w:firstLine="720"/>
        <w:rPr/>
      </w:pPr>
      <w:r w:rsidDel="00000000" w:rsidR="00000000" w:rsidRPr="00000000">
        <w:rPr>
          <w:b w:val="1"/>
          <w:bCs w:val="1"/>
          <w:rtl w:val="0"/>
        </w:rPr>
        <w:t xml:space="preserve">Đại Nghĩa</w:t>
      </w:r>
      <w:r w:rsidDel="00000000" w:rsidR="00000000" w:rsidRPr="00000000">
        <w:rPr>
          <w:rtl w:val="0"/>
        </w:rPr>
        <w:t xml:space="preserve">: “Nếu không thích ông/bà có thể ngồi cạnh tui hoặc giữa tui với Phong cũng được.”</w:t>
      </w:r>
    </w:p>
    <w:p w:rsidR="00000000" w:rsidDel="00000000" w:rsidP="00000000" w:rsidRDefault="00000000" w:rsidRPr="00000000" w14:paraId="00000248">
      <w:pPr>
        <w:ind w:left="720" w:firstLine="720"/>
        <w:rPr/>
      </w:pPr>
      <w:r w:rsidDel="00000000" w:rsidR="00000000" w:rsidRPr="00000000">
        <w:rPr>
          <w:rtl w:val="0"/>
        </w:rPr>
      </w:r>
    </w:p>
    <w:p w:rsidR="00000000" w:rsidDel="00000000" w:rsidP="00000000" w:rsidRDefault="00000000" w:rsidRPr="00000000" w14:paraId="00000249">
      <w:pPr>
        <w:ind w:left="720" w:firstLine="720"/>
        <w:rPr/>
      </w:pPr>
      <w:r w:rsidDel="00000000" w:rsidR="00000000" w:rsidRPr="00000000">
        <w:rPr>
          <w:b w:val="1"/>
          <w:bCs w:val="1"/>
          <w:rtl w:val="0"/>
        </w:rPr>
        <w:t xml:space="preserve">Phong Lê</w:t>
      </w:r>
      <w:r w:rsidDel="00000000" w:rsidR="00000000" w:rsidRPr="00000000">
        <w:rPr>
          <w:rtl w:val="0"/>
        </w:rPr>
        <w:t xml:space="preserve">: “Yeah”</w:t>
      </w:r>
    </w:p>
    <w:p w:rsidR="00000000" w:rsidDel="00000000" w:rsidP="00000000" w:rsidRDefault="00000000" w:rsidRPr="00000000" w14:paraId="0000024A">
      <w:pPr>
        <w:ind w:left="720" w:firstLine="720"/>
        <w:rPr/>
      </w:pPr>
      <w:r w:rsidDel="00000000" w:rsidR="00000000" w:rsidRPr="00000000">
        <w:rPr>
          <w:rtl w:val="0"/>
        </w:rPr>
      </w:r>
    </w:p>
    <w:p w:rsidR="00000000" w:rsidDel="00000000" w:rsidP="00000000" w:rsidRDefault="00000000" w:rsidRPr="00000000" w14:paraId="0000024B">
      <w:pPr>
        <w:ind w:left="720" w:firstLine="720"/>
        <w:rPr/>
      </w:pPr>
      <w:r w:rsidDel="00000000" w:rsidR="00000000" w:rsidRPr="00000000">
        <w:rPr>
          <w:b w:val="1"/>
          <w:bCs w:val="1"/>
          <w:rtl w:val="0"/>
        </w:rPr>
        <w:t xml:space="preserve">Đại Nghĩa</w:t>
      </w:r>
      <w:r w:rsidDel="00000000" w:rsidR="00000000" w:rsidRPr="00000000">
        <w:rPr>
          <w:rtl w:val="0"/>
        </w:rPr>
        <w:t xml:space="preserve">: “Thôi tui phải làm bài tiếp đây”</w:t>
      </w:r>
    </w:p>
    <w:p w:rsidR="00000000" w:rsidDel="00000000" w:rsidP="00000000" w:rsidRDefault="00000000" w:rsidRPr="00000000" w14:paraId="0000024C">
      <w:pPr>
        <w:ind w:left="720" w:firstLine="720"/>
        <w:rPr/>
      </w:pPr>
      <w:r w:rsidDel="00000000" w:rsidR="00000000" w:rsidRPr="00000000">
        <w:br w:type="page"/>
      </w:r>
      <w:r w:rsidDel="00000000" w:rsidR="00000000" w:rsidRPr="00000000">
        <w:rPr>
          <w:rtl w:val="0"/>
        </w:rPr>
      </w:r>
    </w:p>
    <w:p w:rsidR="00000000" w:rsidDel="00000000" w:rsidP="00000000" w:rsidRDefault="00000000" w:rsidRPr="00000000" w14:paraId="0000024D">
      <w:pPr>
        <w:ind w:left="720" w:firstLine="720"/>
        <w:rPr>
          <w:shd w:fill="ffd966" w:val="clear"/>
        </w:rPr>
      </w:pPr>
      <w:r w:rsidDel="00000000" w:rsidR="00000000" w:rsidRPr="00000000">
        <w:rPr>
          <w:rtl w:val="0"/>
        </w:rPr>
      </w:r>
    </w:p>
    <w:p w:rsidR="00000000" w:rsidDel="00000000" w:rsidP="00000000" w:rsidRDefault="00000000" w:rsidRPr="00000000" w14:paraId="0000024E">
      <w:pPr>
        <w:ind w:left="1440" w:firstLine="720"/>
        <w:rPr>
          <w:shd w:fill="b6d7a8" w:val="clear"/>
        </w:rPr>
      </w:pPr>
      <w:r w:rsidDel="00000000" w:rsidR="00000000" w:rsidRPr="00000000">
        <w:rPr>
          <w:rtl w:val="0"/>
        </w:rPr>
      </w:r>
    </w:p>
    <w:p w:rsidR="00000000" w:rsidDel="00000000" w:rsidP="00000000" w:rsidRDefault="00000000" w:rsidRPr="00000000" w14:paraId="0000024F">
      <w:pPr>
        <w:ind w:left="0" w:firstLine="0"/>
        <w:rPr/>
      </w:pPr>
      <w:r w:rsidDel="00000000" w:rsidR="00000000" w:rsidRPr="00000000">
        <w:rPr>
          <w:rtl w:val="0"/>
        </w:rPr>
        <w:t xml:space="preserve">(Bạn tập trung học bài, thời gian trôi nhanh bất ngờ khi bạn đã quen với lớp và nhịp giảng của cô.)</w:t>
      </w:r>
    </w:p>
    <w:p w:rsidR="00000000" w:rsidDel="00000000" w:rsidP="00000000" w:rsidRDefault="00000000" w:rsidRPr="00000000" w14:paraId="00000250">
      <w:pPr>
        <w:ind w:left="1440" w:firstLine="0"/>
        <w:rPr/>
      </w:pPr>
      <w:r w:rsidDel="00000000" w:rsidR="00000000" w:rsidRPr="00000000">
        <w:rPr>
          <w:rtl w:val="0"/>
        </w:rPr>
      </w:r>
    </w:p>
    <w:p w:rsidR="00000000" w:rsidDel="00000000" w:rsidP="00000000" w:rsidRDefault="00000000" w:rsidRPr="00000000" w14:paraId="00000251">
      <w:pPr>
        <w:ind w:left="0" w:firstLine="0"/>
        <w:rPr/>
      </w:pPr>
      <w:r w:rsidDel="00000000" w:rsidR="00000000" w:rsidRPr="00000000">
        <w:rPr>
          <w:rtl w:val="0"/>
        </w:rPr>
        <w:t xml:space="preserve">(Tuy vậy chân bạn khá mỏi khi phải đứng 3 tiếng liền, cả tay bạn cũng phải cầm giấy viết nữa. Bạn quyết định hôm sau sẽ ngồi chứ không đứng nữa.)</w:t>
      </w:r>
    </w:p>
    <w:p w:rsidR="00000000" w:rsidDel="00000000" w:rsidP="00000000" w:rsidRDefault="00000000" w:rsidRPr="00000000" w14:paraId="00000252">
      <w:pPr>
        <w:ind w:left="1440" w:firstLine="0"/>
        <w:rPr/>
      </w:pPr>
      <w:r w:rsidDel="00000000" w:rsidR="00000000" w:rsidRPr="00000000">
        <w:rPr>
          <w:rtl w:val="0"/>
        </w:rPr>
      </w:r>
    </w:p>
    <w:p w:rsidR="00000000" w:rsidDel="00000000" w:rsidP="00000000" w:rsidRDefault="00000000" w:rsidRPr="00000000" w14:paraId="00000253">
      <w:pPr>
        <w:ind w:left="0" w:firstLine="0"/>
        <w:rPr/>
      </w:pPr>
      <w:r w:rsidDel="00000000" w:rsidR="00000000" w:rsidRPr="00000000">
        <w:rPr>
          <w:b w:val="1"/>
          <w:bCs w:val="1"/>
          <w:rtl w:val="0"/>
        </w:rPr>
        <w:t xml:space="preserve">Cô Duyên</w:t>
      </w:r>
      <w:r w:rsidDel="00000000" w:rsidR="00000000" w:rsidRPr="00000000">
        <w:rPr>
          <w:rtl w:val="0"/>
        </w:rPr>
        <w:t xml:space="preserve">: “...Các con làm hết bài này nhé, tuần sau mình sẽ sửa.”</w:t>
      </w:r>
    </w:p>
    <w:p w:rsidR="00000000" w:rsidDel="00000000" w:rsidP="00000000" w:rsidRDefault="00000000" w:rsidRPr="00000000" w14:paraId="00000254">
      <w:pPr>
        <w:ind w:left="1440" w:firstLine="0"/>
        <w:rPr/>
      </w:pPr>
      <w:r w:rsidDel="00000000" w:rsidR="00000000" w:rsidRPr="00000000">
        <w:rPr>
          <w:rtl w:val="0"/>
        </w:rPr>
      </w:r>
    </w:p>
    <w:p w:rsidR="00000000" w:rsidDel="00000000" w:rsidP="00000000" w:rsidRDefault="00000000" w:rsidRPr="00000000" w14:paraId="00000255">
      <w:pPr>
        <w:ind w:left="0" w:firstLine="0"/>
        <w:rPr/>
      </w:pPr>
      <w:r w:rsidDel="00000000" w:rsidR="00000000" w:rsidRPr="00000000">
        <w:rPr>
          <w:rtl w:val="0"/>
        </w:rPr>
        <w:t xml:space="preserve">(Cả lớp bắt đầu giải tán)</w:t>
      </w:r>
    </w:p>
    <w:p w:rsidR="00000000" w:rsidDel="00000000" w:rsidP="00000000" w:rsidRDefault="00000000" w:rsidRPr="00000000" w14:paraId="00000256">
      <w:pPr>
        <w:ind w:left="1440" w:firstLine="0"/>
        <w:rPr/>
      </w:pPr>
      <w:r w:rsidDel="00000000" w:rsidR="00000000" w:rsidRPr="00000000">
        <w:rPr>
          <w:rtl w:val="0"/>
        </w:rPr>
      </w:r>
    </w:p>
    <w:p w:rsidR="00000000" w:rsidDel="00000000" w:rsidP="00000000" w:rsidRDefault="00000000" w:rsidRPr="00000000" w14:paraId="00000257">
      <w:pPr>
        <w:ind w:left="0" w:firstLine="0"/>
        <w:rPr/>
      </w:pPr>
      <w:r w:rsidDel="00000000" w:rsidR="00000000" w:rsidRPr="00000000">
        <w:rPr>
          <w:rtl w:val="0"/>
        </w:rPr>
        <w:t xml:space="preserve">(Bỗng Phong Lê đứng trước mặt bạn)</w:t>
      </w:r>
    </w:p>
    <w:p w:rsidR="00000000" w:rsidDel="00000000" w:rsidP="00000000" w:rsidRDefault="00000000" w:rsidRPr="00000000" w14:paraId="00000258">
      <w:pPr>
        <w:ind w:left="1440" w:firstLine="0"/>
        <w:rPr/>
      </w:pPr>
      <w:r w:rsidDel="00000000" w:rsidR="00000000" w:rsidRPr="00000000">
        <w:rPr>
          <w:rtl w:val="0"/>
        </w:rPr>
      </w:r>
    </w:p>
    <w:p w:rsidR="00000000" w:rsidDel="00000000" w:rsidP="00000000" w:rsidRDefault="00000000" w:rsidRPr="00000000" w14:paraId="00000259">
      <w:pPr>
        <w:ind w:left="0" w:firstLine="0"/>
        <w:rPr/>
      </w:pPr>
      <w:r w:rsidDel="00000000" w:rsidR="00000000" w:rsidRPr="00000000">
        <w:rPr>
          <w:b w:val="1"/>
          <w:bCs w:val="1"/>
          <w:rtl w:val="0"/>
        </w:rPr>
        <w:t xml:space="preserve">Phong Lê</w:t>
      </w:r>
      <w:r w:rsidDel="00000000" w:rsidR="00000000" w:rsidRPr="00000000">
        <w:rPr>
          <w:rtl w:val="0"/>
        </w:rPr>
        <w:t xml:space="preserve">: “MC ơi!”</w:t>
      </w:r>
    </w:p>
    <w:p w:rsidR="00000000" w:rsidDel="00000000" w:rsidP="00000000" w:rsidRDefault="00000000" w:rsidRPr="00000000" w14:paraId="0000025A">
      <w:pPr>
        <w:ind w:left="1440" w:firstLine="0"/>
        <w:rPr/>
      </w:pPr>
      <w:r w:rsidDel="00000000" w:rsidR="00000000" w:rsidRPr="00000000">
        <w:rPr>
          <w:rtl w:val="0"/>
        </w:rPr>
      </w:r>
    </w:p>
    <w:p w:rsidR="00000000" w:rsidDel="00000000" w:rsidP="00000000" w:rsidRDefault="00000000" w:rsidRPr="00000000" w14:paraId="0000025B">
      <w:pPr>
        <w:ind w:left="0" w:firstLine="0"/>
        <w:rPr/>
      </w:pPr>
      <w:r w:rsidDel="00000000" w:rsidR="00000000" w:rsidRPr="00000000">
        <w:rPr>
          <w:rtl w:val="0"/>
        </w:rPr>
        <w:t xml:space="preserve">“Nãy mình quên xin </w:t>
      </w:r>
      <w:commentRangeStart w:id="25"/>
      <w:r w:rsidDel="00000000" w:rsidR="00000000" w:rsidRPr="00000000">
        <w:rPr>
          <w:rtl w:val="0"/>
        </w:rPr>
        <w:t xml:space="preserve">facebok </w:t>
      </w:r>
      <w:commentRangeEnd w:id="25"/>
      <w:r w:rsidDel="00000000" w:rsidR="00000000" w:rsidRPr="00000000">
        <w:commentReference w:id="25"/>
      </w:r>
      <w:r w:rsidDel="00000000" w:rsidR="00000000" w:rsidRPr="00000000">
        <w:rPr>
          <w:rtl w:val="0"/>
        </w:rPr>
        <w:t xml:space="preserve">của MC á”</w:t>
      </w:r>
    </w:p>
    <w:p w:rsidR="00000000" w:rsidDel="00000000" w:rsidP="00000000" w:rsidRDefault="00000000" w:rsidRPr="00000000" w14:paraId="0000025C">
      <w:pPr>
        <w:ind w:left="1440" w:firstLine="0"/>
        <w:rPr/>
      </w:pPr>
      <w:r w:rsidDel="00000000" w:rsidR="00000000" w:rsidRPr="00000000">
        <w:rPr>
          <w:rtl w:val="0"/>
        </w:rPr>
      </w:r>
    </w:p>
    <w:p w:rsidR="00000000" w:rsidDel="00000000" w:rsidP="00000000" w:rsidRDefault="00000000" w:rsidRPr="00000000" w14:paraId="0000025D">
      <w:pPr>
        <w:ind w:left="0" w:firstLine="0"/>
        <w:rPr/>
      </w:pPr>
      <w:r w:rsidDel="00000000" w:rsidR="00000000" w:rsidRPr="00000000">
        <w:rPr>
          <w:rtl w:val="0"/>
        </w:rPr>
        <w:t xml:space="preserve">“Có gì MC kết bạn với mình nha!”</w:t>
      </w:r>
    </w:p>
    <w:p w:rsidR="00000000" w:rsidDel="00000000" w:rsidP="00000000" w:rsidRDefault="00000000" w:rsidRPr="00000000" w14:paraId="0000025E">
      <w:pPr>
        <w:ind w:left="1440" w:firstLine="0"/>
        <w:rPr/>
      </w:pPr>
      <w:r w:rsidDel="00000000" w:rsidR="00000000" w:rsidRPr="00000000">
        <w:rPr>
          <w:rtl w:val="0"/>
        </w:rPr>
      </w:r>
    </w:p>
    <w:p w:rsidR="00000000" w:rsidDel="00000000" w:rsidP="00000000" w:rsidRDefault="00000000" w:rsidRPr="00000000" w14:paraId="0000025F">
      <w:pPr>
        <w:ind w:left="0" w:firstLine="0"/>
        <w:rPr/>
      </w:pPr>
      <w:r w:rsidDel="00000000" w:rsidR="00000000" w:rsidRPr="00000000">
        <w:rPr>
          <w:rtl w:val="0"/>
        </w:rPr>
        <w:t xml:space="preserve">“Kết bạn cả Nghĩa với Khiếu luôn để tiện trao đổi bài tập nè”</w:t>
      </w:r>
    </w:p>
    <w:p w:rsidR="00000000" w:rsidDel="00000000" w:rsidP="00000000" w:rsidRDefault="00000000" w:rsidRPr="00000000" w14:paraId="00000260">
      <w:pPr>
        <w:ind w:left="1440" w:firstLine="0"/>
        <w:rPr/>
      </w:pPr>
      <w:r w:rsidDel="00000000" w:rsidR="00000000" w:rsidRPr="00000000">
        <w:rPr>
          <w:rtl w:val="0"/>
        </w:rPr>
      </w:r>
    </w:p>
    <w:p w:rsidR="00000000" w:rsidDel="00000000" w:rsidP="00000000" w:rsidRDefault="00000000" w:rsidRPr="00000000" w14:paraId="00000261">
      <w:pPr>
        <w:ind w:left="0" w:firstLine="0"/>
        <w:rPr/>
      </w:pPr>
      <w:r w:rsidDel="00000000" w:rsidR="00000000" w:rsidRPr="00000000">
        <w:rPr>
          <w:rtl w:val="0"/>
        </w:rPr>
        <w:t xml:space="preserve">(Bạn kết bạn với cả 3 người trên FB sau đó chào tạm biệt họ và đi về nhà.)</w:t>
      </w:r>
    </w:p>
    <w:p w:rsidR="00000000" w:rsidDel="00000000" w:rsidP="00000000" w:rsidRDefault="00000000" w:rsidRPr="00000000" w14:paraId="00000262">
      <w:pPr>
        <w:ind w:left="720" w:firstLine="720"/>
        <w:rPr/>
      </w:pPr>
      <w:r w:rsidDel="00000000" w:rsidR="00000000" w:rsidRPr="00000000">
        <w:rPr>
          <w:rtl w:val="0"/>
        </w:rPr>
      </w:r>
    </w:p>
    <w:p w:rsidR="00000000" w:rsidDel="00000000" w:rsidP="00000000" w:rsidRDefault="00000000" w:rsidRPr="00000000" w14:paraId="00000263">
      <w:pPr>
        <w:ind w:left="720" w:firstLine="720"/>
        <w:rPr/>
      </w:pPr>
      <w:r w:rsidDel="00000000" w:rsidR="00000000" w:rsidRPr="00000000">
        <w:rPr>
          <w:rtl w:val="0"/>
        </w:rPr>
      </w:r>
    </w:p>
    <w:p w:rsidR="00000000" w:rsidDel="00000000" w:rsidP="00000000" w:rsidRDefault="00000000" w:rsidRPr="00000000" w14:paraId="00000264">
      <w:pPr>
        <w:ind w:left="720" w:firstLine="720"/>
        <w:rPr/>
      </w:pPr>
      <w:r w:rsidDel="00000000" w:rsidR="00000000" w:rsidRPr="00000000">
        <w:rPr>
          <w:rtl w:val="0"/>
        </w:rPr>
      </w:r>
    </w:p>
    <w:p w:rsidR="00000000" w:rsidDel="00000000" w:rsidP="00000000" w:rsidRDefault="00000000" w:rsidRPr="00000000" w14:paraId="00000265">
      <w:pPr>
        <w:ind w:left="720" w:firstLine="720"/>
        <w:rPr/>
      </w:pPr>
      <w:r w:rsidDel="00000000" w:rsidR="00000000" w:rsidRPr="00000000">
        <w:rPr>
          <w:rtl w:val="0"/>
        </w:rPr>
      </w:r>
    </w:p>
    <w:p w:rsidR="00000000" w:rsidDel="00000000" w:rsidP="00000000" w:rsidRDefault="00000000" w:rsidRPr="00000000" w14:paraId="00000266">
      <w:pPr>
        <w:ind w:left="720" w:firstLine="720"/>
        <w:rPr/>
      </w:pPr>
      <w:r w:rsidDel="00000000" w:rsidR="00000000" w:rsidRPr="00000000">
        <w:rPr>
          <w:rtl w:val="0"/>
        </w:rPr>
      </w:r>
    </w:p>
    <w:p w:rsidR="00000000" w:rsidDel="00000000" w:rsidP="00000000" w:rsidRDefault="00000000" w:rsidRPr="00000000" w14:paraId="00000267">
      <w:pPr>
        <w:ind w:left="720" w:firstLine="720"/>
        <w:rPr/>
      </w:pPr>
      <w:r w:rsidDel="00000000" w:rsidR="00000000" w:rsidRPr="00000000">
        <w:rPr>
          <w:rtl w:val="0"/>
        </w:rPr>
        <w:tab/>
      </w:r>
    </w:p>
    <w:p w:rsidR="00000000" w:rsidDel="00000000" w:rsidP="00000000" w:rsidRDefault="00000000" w:rsidRPr="00000000" w14:paraId="00000268">
      <w:pPr>
        <w:ind w:firstLine="720"/>
        <w:rPr>
          <w:shd w:fill="ffd966" w:val="clear"/>
        </w:rPr>
      </w:pPr>
      <w:r w:rsidDel="00000000" w:rsidR="00000000" w:rsidRPr="00000000">
        <w:br w:type="page"/>
      </w:r>
      <w:r w:rsidDel="00000000" w:rsidR="00000000" w:rsidRPr="00000000">
        <w:rPr>
          <w:rtl w:val="0"/>
        </w:rPr>
      </w:r>
    </w:p>
    <w:p w:rsidR="00000000" w:rsidDel="00000000" w:rsidP="00000000" w:rsidRDefault="00000000" w:rsidRPr="00000000" w14:paraId="00000269">
      <w:pPr>
        <w:ind w:firstLine="720"/>
        <w:rPr/>
      </w:pPr>
      <w:r w:rsidDel="00000000" w:rsidR="00000000" w:rsidRPr="00000000">
        <w:rPr>
          <w:shd w:fill="a4c2f4" w:val="clear"/>
          <w:rtl w:val="0"/>
        </w:rPr>
        <w:t xml:space="preserve">&lt;Từ chối và nhấn mạnh bạn có thể tự làm được&gt;</w:t>
      </w:r>
      <w:r w:rsidDel="00000000" w:rsidR="00000000" w:rsidRPr="00000000">
        <w:rPr>
          <w:rtl w:val="0"/>
        </w:rPr>
      </w:r>
    </w:p>
    <w:p w:rsidR="00000000" w:rsidDel="00000000" w:rsidP="00000000" w:rsidRDefault="00000000" w:rsidRPr="00000000" w14:paraId="0000026A">
      <w:pPr>
        <w:ind w:left="720" w:firstLine="0"/>
        <w:rPr/>
      </w:pPr>
      <w:r w:rsidDel="00000000" w:rsidR="00000000" w:rsidRPr="00000000">
        <w:rPr>
          <w:rtl w:val="0"/>
        </w:rPr>
      </w:r>
    </w:p>
    <w:p w:rsidR="00000000" w:rsidDel="00000000" w:rsidP="00000000" w:rsidRDefault="00000000" w:rsidRPr="00000000" w14:paraId="0000026B">
      <w:pPr>
        <w:ind w:left="720" w:firstLine="0"/>
        <w:rPr/>
      </w:pPr>
      <w:r w:rsidDel="00000000" w:rsidR="00000000" w:rsidRPr="00000000">
        <w:rPr>
          <w:b w:val="1"/>
          <w:bCs w:val="1"/>
          <w:rtl w:val="0"/>
        </w:rPr>
        <w:t xml:space="preserve">???</w:t>
      </w:r>
      <w:r w:rsidDel="00000000" w:rsidR="00000000" w:rsidRPr="00000000">
        <w:rPr>
          <w:rtl w:val="0"/>
        </w:rPr>
        <w:t xml:space="preserve">: “À vậy thôi… xin lỗi vì đã làm phiền ông/bà.”</w:t>
      </w:r>
    </w:p>
    <w:p w:rsidR="00000000" w:rsidDel="00000000" w:rsidP="00000000" w:rsidRDefault="00000000" w:rsidRPr="00000000" w14:paraId="0000026C">
      <w:pPr>
        <w:ind w:left="720" w:firstLine="0"/>
        <w:rPr/>
      </w:pPr>
      <w:r w:rsidDel="00000000" w:rsidR="00000000" w:rsidRPr="00000000">
        <w:rPr>
          <w:rtl w:val="0"/>
        </w:rPr>
      </w:r>
    </w:p>
    <w:p w:rsidR="00000000" w:rsidDel="00000000" w:rsidP="00000000" w:rsidRDefault="00000000" w:rsidRPr="00000000" w14:paraId="0000026D">
      <w:pPr>
        <w:ind w:left="720" w:firstLine="0"/>
        <w:rPr/>
      </w:pPr>
      <w:r w:rsidDel="00000000" w:rsidR="00000000" w:rsidRPr="00000000">
        <w:rPr>
          <w:rtl w:val="0"/>
        </w:rPr>
        <w:t xml:space="preserve">(Mặc dù bạn nói vậy nhưng bạn thật sự không hiểu bài.)</w:t>
      </w:r>
    </w:p>
    <w:p w:rsidR="00000000" w:rsidDel="00000000" w:rsidP="00000000" w:rsidRDefault="00000000" w:rsidRPr="00000000" w14:paraId="0000026E">
      <w:pPr>
        <w:ind w:left="720" w:firstLine="0"/>
        <w:rPr/>
      </w:pPr>
      <w:r w:rsidDel="00000000" w:rsidR="00000000" w:rsidRPr="00000000">
        <w:rPr>
          <w:rtl w:val="0"/>
        </w:rPr>
      </w:r>
    </w:p>
    <w:p w:rsidR="00000000" w:rsidDel="00000000" w:rsidP="00000000" w:rsidRDefault="00000000" w:rsidRPr="00000000" w14:paraId="0000026F">
      <w:pPr>
        <w:ind w:left="720" w:firstLine="0"/>
        <w:rPr/>
      </w:pPr>
      <w:r w:rsidDel="00000000" w:rsidR="00000000" w:rsidRPr="00000000">
        <w:rPr>
          <w:rtl w:val="0"/>
        </w:rPr>
        <w:t xml:space="preserve">(Bạn đứng thù lù như vậy đến hết tiết và vật lộn với những bài toán bạn không tài nào hiểu.)</w:t>
      </w:r>
    </w:p>
    <w:p w:rsidR="00000000" w:rsidDel="00000000" w:rsidP="00000000" w:rsidRDefault="00000000" w:rsidRPr="00000000" w14:paraId="00000270">
      <w:pPr>
        <w:ind w:left="720" w:firstLine="0"/>
        <w:rPr/>
      </w:pPr>
      <w:r w:rsidDel="00000000" w:rsidR="00000000" w:rsidRPr="00000000">
        <w:rPr>
          <w:rtl w:val="0"/>
        </w:rPr>
      </w:r>
    </w:p>
    <w:p w:rsidR="00000000" w:rsidDel="00000000" w:rsidP="00000000" w:rsidRDefault="00000000" w:rsidRPr="00000000" w14:paraId="00000271">
      <w:pPr>
        <w:ind w:left="720" w:firstLine="0"/>
        <w:rPr/>
      </w:pPr>
      <w:r w:rsidDel="00000000" w:rsidR="00000000" w:rsidRPr="00000000">
        <w:rPr>
          <w:rtl w:val="0"/>
        </w:rPr>
        <w:t xml:space="preserve">(Khi hết giờ học, bạn vội vã thu dọn đồ đạc và đi ra khỏi lớp.)</w:t>
      </w:r>
    </w:p>
    <w:p w:rsidR="00000000" w:rsidDel="00000000" w:rsidP="00000000" w:rsidRDefault="00000000" w:rsidRPr="00000000" w14:paraId="00000272">
      <w:pPr>
        <w:ind w:left="720" w:firstLine="0"/>
        <w:rPr/>
      </w:pPr>
      <w:r w:rsidDel="00000000" w:rsidR="00000000" w:rsidRPr="00000000">
        <w:rPr>
          <w:rtl w:val="0"/>
        </w:rPr>
      </w:r>
    </w:p>
    <w:p w:rsidR="00000000" w:rsidDel="00000000" w:rsidP="00000000" w:rsidRDefault="00000000" w:rsidRPr="00000000" w14:paraId="00000273">
      <w:pPr>
        <w:ind w:left="720" w:firstLine="0"/>
        <w:rPr/>
      </w:pPr>
      <w:r w:rsidDel="00000000" w:rsidR="00000000" w:rsidRPr="00000000">
        <w:rPr>
          <w:rtl w:val="0"/>
        </w:rPr>
        <w:t xml:space="preserve">(Sau đó bạn quyết định không đi học ở lớp học thêm này nữa)</w:t>
      </w:r>
    </w:p>
    <w:p w:rsidR="00000000" w:rsidDel="00000000" w:rsidP="00000000" w:rsidRDefault="00000000" w:rsidRPr="00000000" w14:paraId="00000274">
      <w:pPr>
        <w:ind w:left="720" w:firstLine="0"/>
        <w:rPr/>
      </w:pPr>
      <w:r w:rsidDel="00000000" w:rsidR="00000000" w:rsidRPr="00000000">
        <w:rPr>
          <w:rtl w:val="0"/>
        </w:rPr>
      </w:r>
    </w:p>
    <w:p w:rsidR="00000000" w:rsidDel="00000000" w:rsidP="00000000" w:rsidRDefault="00000000" w:rsidRPr="00000000" w14:paraId="00000275">
      <w:pPr>
        <w:ind w:left="720" w:firstLine="0"/>
        <w:rPr>
          <w:shd w:fill="ea9999" w:val="clear"/>
        </w:rPr>
      </w:pPr>
      <w:r w:rsidDel="00000000" w:rsidR="00000000" w:rsidRPr="00000000">
        <w:rPr>
          <w:shd w:fill="ea9999" w:val="clear"/>
          <w:rtl w:val="0"/>
        </w:rPr>
        <w:t xml:space="preserve">[GAME OVER]</w:t>
      </w:r>
    </w:p>
    <w:p w:rsidR="00000000" w:rsidDel="00000000" w:rsidP="00000000" w:rsidRDefault="00000000" w:rsidRPr="00000000" w14:paraId="00000276">
      <w:pPr>
        <w:ind w:left="720" w:firstLine="0"/>
        <w:rPr>
          <w:shd w:fill="ea9999" w:val="clear"/>
        </w:rPr>
      </w:pPr>
      <w:r w:rsidDel="00000000" w:rsidR="00000000" w:rsidRPr="00000000">
        <w:rPr>
          <w:rtl w:val="0"/>
        </w:rPr>
      </w:r>
    </w:p>
    <w:p w:rsidR="00000000" w:rsidDel="00000000" w:rsidP="00000000" w:rsidRDefault="00000000" w:rsidRPr="00000000" w14:paraId="00000277">
      <w:pPr>
        <w:ind w:left="720" w:firstLine="0"/>
        <w:rPr>
          <w:shd w:fill="ea9999" w:val="clear"/>
        </w:rPr>
      </w:pPr>
      <w:r w:rsidDel="00000000" w:rsidR="00000000" w:rsidRPr="00000000">
        <w:rPr>
          <w:shd w:fill="ea9999" w:val="clear"/>
          <w:rtl w:val="0"/>
        </w:rPr>
        <w:t xml:space="preserve">(Bạn trôi qua đời học sinh tẻ nhạt bình thường. </w:t>
      </w:r>
    </w:p>
    <w:p w:rsidR="00000000" w:rsidDel="00000000" w:rsidP="00000000" w:rsidRDefault="00000000" w:rsidRPr="00000000" w14:paraId="00000278">
      <w:pPr>
        <w:ind w:left="720" w:firstLine="0"/>
        <w:rPr>
          <w:shd w:fill="ea9999" w:val="clear"/>
        </w:rPr>
      </w:pPr>
      <w:r w:rsidDel="00000000" w:rsidR="00000000" w:rsidRPr="00000000">
        <w:rPr>
          <w:rtl w:val="0"/>
        </w:rPr>
      </w:r>
    </w:p>
    <w:p w:rsidR="00000000" w:rsidDel="00000000" w:rsidP="00000000" w:rsidRDefault="00000000" w:rsidRPr="00000000" w14:paraId="00000279">
      <w:pPr>
        <w:ind w:left="720" w:firstLine="0"/>
        <w:rPr>
          <w:shd w:fill="ea9999" w:val="clear"/>
        </w:rPr>
      </w:pPr>
      <w:r w:rsidDel="00000000" w:rsidR="00000000" w:rsidRPr="00000000">
        <w:rPr>
          <w:shd w:fill="ea9999" w:val="clear"/>
          <w:rtl w:val="0"/>
        </w:rPr>
        <w:t xml:space="preserve">Tốt nghiệp với tấm bằng bình thường.</w:t>
      </w:r>
    </w:p>
    <w:p w:rsidR="00000000" w:rsidDel="00000000" w:rsidP="00000000" w:rsidRDefault="00000000" w:rsidRPr="00000000" w14:paraId="0000027A">
      <w:pPr>
        <w:ind w:left="720" w:firstLine="0"/>
        <w:rPr>
          <w:shd w:fill="ea9999" w:val="clear"/>
        </w:rPr>
      </w:pPr>
      <w:r w:rsidDel="00000000" w:rsidR="00000000" w:rsidRPr="00000000">
        <w:rPr>
          <w:rtl w:val="0"/>
        </w:rPr>
      </w:r>
    </w:p>
    <w:p w:rsidR="00000000" w:rsidDel="00000000" w:rsidP="00000000" w:rsidRDefault="00000000" w:rsidRPr="00000000" w14:paraId="0000027B">
      <w:pPr>
        <w:ind w:left="720" w:firstLine="0"/>
        <w:rPr>
          <w:shd w:fill="ea9999" w:val="clear"/>
        </w:rPr>
      </w:pPr>
      <w:r w:rsidDel="00000000" w:rsidR="00000000" w:rsidRPr="00000000">
        <w:rPr>
          <w:shd w:fill="ea9999" w:val="clear"/>
          <w:rtl w:val="0"/>
        </w:rPr>
        <w:t xml:space="preserve">Đi làm một công việc bình thường</w:t>
      </w:r>
    </w:p>
    <w:p w:rsidR="00000000" w:rsidDel="00000000" w:rsidP="00000000" w:rsidRDefault="00000000" w:rsidRPr="00000000" w14:paraId="0000027C">
      <w:pPr>
        <w:ind w:left="720" w:firstLine="0"/>
        <w:rPr>
          <w:shd w:fill="ea9999" w:val="clear"/>
        </w:rPr>
      </w:pPr>
      <w:r w:rsidDel="00000000" w:rsidR="00000000" w:rsidRPr="00000000">
        <w:rPr>
          <w:rtl w:val="0"/>
        </w:rPr>
      </w:r>
    </w:p>
    <w:p w:rsidR="00000000" w:rsidDel="00000000" w:rsidP="00000000" w:rsidRDefault="00000000" w:rsidRPr="00000000" w14:paraId="0000027D">
      <w:pPr>
        <w:ind w:left="720" w:firstLine="0"/>
        <w:rPr>
          <w:shd w:fill="ea9999" w:val="clear"/>
        </w:rPr>
      </w:pPr>
      <w:r w:rsidDel="00000000" w:rsidR="00000000" w:rsidRPr="00000000">
        <w:rPr>
          <w:shd w:fill="ea9999" w:val="clear"/>
          <w:rtl w:val="0"/>
        </w:rPr>
        <w:t xml:space="preserve">Cuộc sống của bạn xoay quanh hai chữ bình thường)</w:t>
      </w:r>
    </w:p>
    <w:p w:rsidR="00000000" w:rsidDel="00000000" w:rsidP="00000000" w:rsidRDefault="00000000" w:rsidRPr="00000000" w14:paraId="0000027E">
      <w:pPr>
        <w:ind w:left="0" w:firstLine="0"/>
        <w:rPr>
          <w:shd w:fill="ea9999" w:val="clear"/>
        </w:rPr>
      </w:pPr>
      <w:r w:rsidDel="00000000" w:rsidR="00000000" w:rsidRPr="00000000">
        <w:rPr>
          <w:rtl w:val="0"/>
        </w:rPr>
      </w:r>
    </w:p>
    <w:p w:rsidR="00000000" w:rsidDel="00000000" w:rsidP="00000000" w:rsidRDefault="00000000" w:rsidRPr="00000000" w14:paraId="0000027F">
      <w:pPr>
        <w:ind w:left="720" w:firstLine="0"/>
        <w:rPr>
          <w:shd w:fill="ea9999" w:val="clear"/>
        </w:rPr>
      </w:pPr>
      <w:r w:rsidDel="00000000" w:rsidR="00000000" w:rsidRPr="00000000">
        <w:rPr>
          <w:shd w:fill="ea9999" w:val="clear"/>
          <w:rtl w:val="0"/>
        </w:rPr>
        <w:t xml:space="preserve">(Bạn nhận được thành tựu)</w:t>
      </w:r>
    </w:p>
    <w:p w:rsidR="00000000" w:rsidDel="00000000" w:rsidP="00000000" w:rsidRDefault="00000000" w:rsidRPr="00000000" w14:paraId="00000280">
      <w:pPr>
        <w:ind w:left="720" w:firstLine="0"/>
        <w:rPr>
          <w:shd w:fill="ea9999" w:val="clear"/>
        </w:rPr>
      </w:pPr>
      <w:r w:rsidDel="00000000" w:rsidR="00000000" w:rsidRPr="00000000">
        <w:rPr>
          <w:rtl w:val="0"/>
        </w:rPr>
      </w:r>
    </w:p>
    <w:p w:rsidR="00000000" w:rsidDel="00000000" w:rsidP="00000000" w:rsidRDefault="00000000" w:rsidRPr="00000000" w14:paraId="00000281">
      <w:pPr>
        <w:ind w:left="720" w:firstLine="0"/>
        <w:rPr/>
      </w:pPr>
      <w:r w:rsidDel="00000000" w:rsidR="00000000" w:rsidRPr="00000000">
        <w:rPr>
          <w:b w:val="1"/>
          <w:bCs w:val="1"/>
          <w:shd w:fill="ea9999" w:val="clear"/>
          <w:rtl w:val="0"/>
        </w:rPr>
        <w:t xml:space="preserve">MISS OUT</w:t>
      </w: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br w:type="page"/>
      </w:r>
      <w:r w:rsidDel="00000000" w:rsidR="00000000" w:rsidRPr="00000000">
        <w:rPr>
          <w:rtl w:val="0"/>
        </w:rPr>
      </w:r>
    </w:p>
    <w:p w:rsidR="00000000" w:rsidDel="00000000" w:rsidP="00000000" w:rsidRDefault="00000000" w:rsidRPr="00000000" w14:paraId="00000288">
      <w:pPr>
        <w:rPr>
          <w:shd w:fill="a4c2f4" w:val="clear"/>
        </w:rPr>
      </w:pPr>
      <w:r w:rsidDel="00000000" w:rsidR="00000000" w:rsidRPr="00000000">
        <w:rPr>
          <w:shd w:fill="a4c2f4" w:val="clear"/>
          <w:rtl w:val="0"/>
        </w:rPr>
        <w:t xml:space="preserve">&lt;Ngồi cạnh ĐN&gt;</w:t>
      </w:r>
    </w:p>
    <w:p w:rsidR="00000000" w:rsidDel="00000000" w:rsidP="00000000" w:rsidRDefault="00000000" w:rsidRPr="00000000" w14:paraId="00000289">
      <w:pPr>
        <w:rPr>
          <w:shd w:fill="a4c2f4" w:val="clear"/>
        </w:rPr>
      </w:pPr>
      <w:r w:rsidDel="00000000" w:rsidR="00000000" w:rsidRPr="00000000">
        <w:rPr>
          <w:rtl w:val="0"/>
        </w:rPr>
      </w:r>
    </w:p>
    <w:p w:rsidR="00000000" w:rsidDel="00000000" w:rsidP="00000000" w:rsidRDefault="00000000" w:rsidRPr="00000000" w14:paraId="0000028A">
      <w:pPr>
        <w:rPr>
          <w:shd w:fill="b6d7a8" w:val="clear"/>
        </w:rPr>
      </w:pPr>
      <w:r w:rsidDel="00000000" w:rsidR="00000000" w:rsidRPr="00000000">
        <w:rPr>
          <w:shd w:fill="b6d7a8" w:val="clear"/>
          <w:rtl w:val="0"/>
        </w:rPr>
        <w:t xml:space="preserve">[+1 fp ĐN]</w:t>
      </w:r>
    </w:p>
    <w:p w:rsidR="00000000" w:rsidDel="00000000" w:rsidP="00000000" w:rsidRDefault="00000000" w:rsidRPr="00000000" w14:paraId="0000028B">
      <w:pPr>
        <w:spacing w:after="240" w:before="240" w:line="480" w:lineRule="auto"/>
        <w:rPr/>
      </w:pPr>
      <w:r w:rsidDel="00000000" w:rsidR="00000000" w:rsidRPr="00000000">
        <w:rPr>
          <w:rtl w:val="0"/>
        </w:rPr>
        <w:t xml:space="preserve">(Bạn tiến tới chỗ ngồi gần cửa ra vào, bạn hỏi rằng bạn có thể ngồi ở chỗ ngoài cùng không.)</w:t>
      </w:r>
    </w:p>
    <w:p w:rsidR="00000000" w:rsidDel="00000000" w:rsidP="00000000" w:rsidRDefault="00000000" w:rsidRPr="00000000" w14:paraId="0000028C">
      <w:pPr>
        <w:spacing w:after="240" w:before="240" w:line="480" w:lineRule="auto"/>
        <w:rPr/>
      </w:pPr>
      <w:r w:rsidDel="00000000" w:rsidR="00000000" w:rsidRPr="00000000">
        <w:rPr>
          <w:rtl w:val="0"/>
        </w:rPr>
        <w:t xml:space="preserve">(Cậu bạn đang ngồi đó mỉm cười lịch sự và xích vào trong để bạn ngồi)</w:t>
      </w:r>
    </w:p>
    <w:p w:rsidR="00000000" w:rsidDel="00000000" w:rsidP="00000000" w:rsidRDefault="00000000" w:rsidRPr="00000000" w14:paraId="0000028D">
      <w:pPr>
        <w:spacing w:after="240" w:before="240" w:line="480" w:lineRule="auto"/>
        <w:rPr/>
      </w:pPr>
      <w:r w:rsidDel="00000000" w:rsidR="00000000" w:rsidRPr="00000000">
        <w:rPr>
          <w:b w:val="1"/>
          <w:bCs w:val="1"/>
          <w:rtl w:val="0"/>
        </w:rPr>
        <w:t xml:space="preserve">Nghĩa:</w:t>
      </w:r>
      <w:r w:rsidDel="00000000" w:rsidR="00000000" w:rsidRPr="00000000">
        <w:rPr>
          <w:rtl w:val="0"/>
        </w:rPr>
        <w:t xml:space="preserve"> (mỉm cười nhẹ) "À không sao nha ông/bà cứ thoải mái đi”</w:t>
      </w:r>
    </w:p>
    <w:p w:rsidR="00000000" w:rsidDel="00000000" w:rsidP="00000000" w:rsidRDefault="00000000" w:rsidRPr="00000000" w14:paraId="0000028E">
      <w:pPr>
        <w:spacing w:after="240" w:before="240" w:line="480" w:lineRule="auto"/>
        <w:rPr/>
      </w:pPr>
      <w:r w:rsidDel="00000000" w:rsidR="00000000" w:rsidRPr="00000000">
        <w:rPr>
          <w:rtl w:val="0"/>
        </w:rPr>
        <w:t xml:space="preserve">”Hôm nay là ngày đầu ông/bà đi học đúng không, tại tui chưa thấy ông/bà bao giờ”</w:t>
      </w:r>
    </w:p>
    <w:p w:rsidR="00000000" w:rsidDel="00000000" w:rsidP="00000000" w:rsidRDefault="00000000" w:rsidRPr="00000000" w14:paraId="0000028F">
      <w:pPr>
        <w:spacing w:after="240" w:before="240" w:line="480" w:lineRule="auto"/>
        <w:rPr>
          <w:b w:val="1"/>
          <w:bCs w:val="1"/>
          <w:shd w:fill="ffd966" w:val="clear"/>
        </w:rPr>
      </w:pPr>
      <w:r w:rsidDel="00000000" w:rsidR="00000000" w:rsidRPr="00000000">
        <w:rPr>
          <w:b w:val="1"/>
          <w:bCs w:val="1"/>
          <w:shd w:fill="ffd966" w:val="clear"/>
          <w:rtl w:val="0"/>
        </w:rPr>
        <w:t xml:space="preserve">&lt;Ừ, mình là MC&gt; [+1 NC] </w:t>
      </w:r>
    </w:p>
    <w:p w:rsidR="00000000" w:rsidDel="00000000" w:rsidP="00000000" w:rsidRDefault="00000000" w:rsidRPr="00000000" w14:paraId="00000290">
      <w:pPr>
        <w:spacing w:after="240" w:before="240" w:line="480" w:lineRule="auto"/>
        <w:ind w:left="0" w:firstLine="0"/>
        <w:rPr>
          <w:b w:val="1"/>
          <w:bCs w:val="1"/>
          <w:shd w:fill="ffd966" w:val="clear"/>
        </w:rPr>
      </w:pPr>
      <w:r w:rsidDel="00000000" w:rsidR="00000000" w:rsidRPr="00000000">
        <w:rPr>
          <w:b w:val="1"/>
          <w:bCs w:val="1"/>
          <w:shd w:fill="ffd966" w:val="clear"/>
          <w:rtl w:val="0"/>
        </w:rPr>
        <w:t xml:space="preserve">&lt;Ừm đúng rồi, mình là MC, tên cậu là gì </w:t>
      </w:r>
      <w:r w:rsidDel="00000000" w:rsidR="00000000" w:rsidRPr="00000000">
        <w:rPr>
          <w:b w:val="1"/>
          <w:bCs w:val="1"/>
          <w:shd w:fill="ffd966" w:val="clear"/>
          <w:rtl w:val="0"/>
        </w:rPr>
        <w:t xml:space="preserve">v</w:t>
      </w:r>
      <w:r w:rsidDel="00000000" w:rsidR="00000000" w:rsidRPr="00000000">
        <w:rPr>
          <w:b w:val="1"/>
          <w:bCs w:val="1"/>
          <w:shd w:fill="ffd966" w:val="clear"/>
          <w:rtl w:val="0"/>
        </w:rPr>
        <w:t xml:space="preserve">ậy á&gt; [+1 SS]</w:t>
      </w:r>
    </w:p>
    <w:p w:rsidR="00000000" w:rsidDel="00000000" w:rsidP="00000000" w:rsidRDefault="00000000" w:rsidRPr="00000000" w14:paraId="00000291">
      <w:pPr>
        <w:spacing w:after="240" w:before="240" w:line="480" w:lineRule="auto"/>
        <w:ind w:left="0" w:firstLine="0"/>
        <w:rPr>
          <w:b w:val="1"/>
          <w:bCs w:val="1"/>
          <w:shd w:fill="ffd966" w:val="clear"/>
        </w:rPr>
      </w:pPr>
      <w:r w:rsidDel="00000000" w:rsidR="00000000" w:rsidRPr="00000000">
        <w:rPr>
          <w:b w:val="1"/>
          <w:bCs w:val="1"/>
          <w:shd w:fill="ffd966" w:val="clear"/>
          <w:rtl w:val="0"/>
        </w:rPr>
        <w:t xml:space="preserve">&lt;Đúng rùi á, mình được bạn mình giới thiệu cô Duyên mà mãi mới lấy được slot học tại nhiều người đăng kí quá kkk. Mình là MC á, còn ông tên gì?&gt; [+1 CM]</w:t>
      </w:r>
      <w:r w:rsidDel="00000000" w:rsidR="00000000" w:rsidRPr="00000000">
        <w:br w:type="page"/>
      </w:r>
      <w:r w:rsidDel="00000000" w:rsidR="00000000" w:rsidRPr="00000000">
        <w:rPr>
          <w:rtl w:val="0"/>
        </w:rPr>
      </w:r>
    </w:p>
    <w:p w:rsidR="00000000" w:rsidDel="00000000" w:rsidP="00000000" w:rsidRDefault="00000000" w:rsidRPr="00000000" w14:paraId="00000292">
      <w:pPr>
        <w:spacing w:after="240" w:before="240" w:line="480" w:lineRule="auto"/>
        <w:rPr>
          <w:b w:val="1"/>
          <w:bCs w:val="1"/>
          <w:shd w:fill="ffd966" w:val="clear"/>
        </w:rPr>
      </w:pPr>
      <w:r w:rsidDel="00000000" w:rsidR="00000000" w:rsidRPr="00000000">
        <w:rPr>
          <w:b w:val="1"/>
          <w:bCs w:val="1"/>
          <w:shd w:fill="ffd966" w:val="clear"/>
          <w:rtl w:val="0"/>
        </w:rPr>
        <w:t xml:space="preserve">&lt;Ừ, mình là MC&gt; [+1 NC] </w:t>
      </w:r>
    </w:p>
    <w:p w:rsidR="00000000" w:rsidDel="00000000" w:rsidP="00000000" w:rsidRDefault="00000000" w:rsidRPr="00000000" w14:paraId="00000293">
      <w:pPr>
        <w:spacing w:after="240" w:before="240" w:line="480" w:lineRule="auto"/>
        <w:rPr/>
      </w:pPr>
      <w:r w:rsidDel="00000000" w:rsidR="00000000" w:rsidRPr="00000000">
        <w:rPr>
          <w:b w:val="1"/>
          <w:bCs w:val="1"/>
          <w:rtl w:val="0"/>
        </w:rPr>
        <w:t xml:space="preserve">Nghĩa: “</w:t>
      </w:r>
      <w:r w:rsidDel="00000000" w:rsidR="00000000" w:rsidRPr="00000000">
        <w:rPr>
          <w:rtl w:val="0"/>
        </w:rPr>
        <w:t xml:space="preserve">Ừm, tui là Đại Nghĩa, rất vui được làm quen nha.”</w:t>
      </w:r>
    </w:p>
    <w:p w:rsidR="00000000" w:rsidDel="00000000" w:rsidP="00000000" w:rsidRDefault="00000000" w:rsidRPr="00000000" w14:paraId="00000294">
      <w:pPr>
        <w:spacing w:after="240" w:before="240" w:line="480" w:lineRule="auto"/>
        <w:rPr/>
      </w:pPr>
      <w:r w:rsidDel="00000000" w:rsidR="00000000" w:rsidRPr="00000000">
        <w:rPr>
          <w:b w:val="1"/>
          <w:bCs w:val="1"/>
          <w:shd w:fill="ffd966" w:val="clear"/>
          <w:rtl w:val="0"/>
        </w:rPr>
        <w:t xml:space="preserve">&lt;Ừm đúng rồi, mình là MC, tên cậu là gì </w:t>
      </w:r>
      <w:r w:rsidDel="00000000" w:rsidR="00000000" w:rsidRPr="00000000">
        <w:rPr>
          <w:b w:val="1"/>
          <w:bCs w:val="1"/>
          <w:shd w:fill="ffd966" w:val="clear"/>
          <w:rtl w:val="0"/>
        </w:rPr>
        <w:t xml:space="preserve">v</w:t>
      </w:r>
      <w:r w:rsidDel="00000000" w:rsidR="00000000" w:rsidRPr="00000000">
        <w:rPr>
          <w:b w:val="1"/>
          <w:bCs w:val="1"/>
          <w:shd w:fill="ffd966" w:val="clear"/>
          <w:rtl w:val="0"/>
        </w:rPr>
        <w:t xml:space="preserve">ậy á&gt; [+1 SS]</w:t>
      </w:r>
      <w:r w:rsidDel="00000000" w:rsidR="00000000" w:rsidRPr="00000000">
        <w:rPr>
          <w:rtl w:val="0"/>
        </w:rPr>
      </w:r>
    </w:p>
    <w:p w:rsidR="00000000" w:rsidDel="00000000" w:rsidP="00000000" w:rsidRDefault="00000000" w:rsidRPr="00000000" w14:paraId="00000295">
      <w:pPr>
        <w:rPr/>
      </w:pPr>
      <w:r w:rsidDel="00000000" w:rsidR="00000000" w:rsidRPr="00000000">
        <w:rPr>
          <w:b w:val="1"/>
          <w:bCs w:val="1"/>
          <w:rtl w:val="0"/>
        </w:rPr>
        <w:t xml:space="preserve">Nghĩa:</w:t>
      </w:r>
      <w:r w:rsidDel="00000000" w:rsidR="00000000" w:rsidRPr="00000000">
        <w:rPr>
          <w:rtl w:val="0"/>
        </w:rPr>
        <w:t xml:space="preserve"> “Chào MC nhé, tui là Nghĩa. Có gì cần hỏi thì hỏi tui nha, không có gì phải ngại đâu.”</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spacing w:after="240" w:before="240" w:line="480" w:lineRule="auto"/>
        <w:rPr>
          <w:b w:val="1"/>
          <w:bCs w:val="1"/>
          <w:shd w:fill="ffd966" w:val="clear"/>
        </w:rPr>
      </w:pPr>
      <w:r w:rsidDel="00000000" w:rsidR="00000000" w:rsidRPr="00000000">
        <w:rPr>
          <w:b w:val="1"/>
          <w:bCs w:val="1"/>
          <w:shd w:fill="ffd966" w:val="clear"/>
          <w:rtl w:val="0"/>
        </w:rPr>
        <w:t xml:space="preserve">&lt;Đúng rùi á, mình được bạn mình giới thiệu cô Duyên mà mãi mới lấy được slot học tại nhiều người đăng kí quá kkk. Mình là MC á, còn ông tên gì?&gt; [+1 CM]</w:t>
      </w:r>
    </w:p>
    <w:p w:rsidR="00000000" w:rsidDel="00000000" w:rsidP="00000000" w:rsidRDefault="00000000" w:rsidRPr="00000000" w14:paraId="00000298">
      <w:pPr>
        <w:spacing w:after="240" w:before="240" w:line="480" w:lineRule="auto"/>
        <w:ind w:left="0" w:firstLine="0"/>
        <w:rPr/>
      </w:pPr>
      <w:r w:rsidDel="00000000" w:rsidR="00000000" w:rsidRPr="00000000">
        <w:rPr>
          <w:b w:val="1"/>
          <w:bCs w:val="1"/>
          <w:rtl w:val="0"/>
        </w:rPr>
        <w:t xml:space="preserve">Nghĩa: </w:t>
      </w:r>
      <w:r w:rsidDel="00000000" w:rsidR="00000000" w:rsidRPr="00000000">
        <w:rPr>
          <w:rtl w:val="0"/>
        </w:rPr>
        <w:t xml:space="preserve">“Tên tui là Nghĩa. Hồi đầu tui muốn đăng ký lớp cũng cực lắm, may mà có bạn học PTNK nhờ cô nên mới có suất đó.” </w:t>
      </w:r>
    </w:p>
    <w:p w:rsidR="00000000" w:rsidDel="00000000" w:rsidP="00000000" w:rsidRDefault="00000000" w:rsidRPr="00000000" w14:paraId="00000299">
      <w:pPr>
        <w:spacing w:after="240" w:before="240" w:line="480" w:lineRule="auto"/>
        <w:ind w:left="0" w:firstLine="0"/>
        <w:rPr/>
      </w:pPr>
      <w:r w:rsidDel="00000000" w:rsidR="00000000" w:rsidRPr="00000000">
        <w:rPr>
          <w:rtl w:val="0"/>
        </w:rPr>
        <w:t xml:space="preserve">(Cậu ta vừa nói vừa chỉ vào Gia Khiếu)</w:t>
      </w:r>
      <w:r w:rsidDel="00000000" w:rsidR="00000000" w:rsidRPr="00000000">
        <w:br w:type="page"/>
      </w:r>
      <w:r w:rsidDel="00000000" w:rsidR="00000000" w:rsidRPr="00000000">
        <w:rPr>
          <w:rtl w:val="0"/>
        </w:rPr>
      </w:r>
    </w:p>
    <w:p w:rsidR="00000000" w:rsidDel="00000000" w:rsidP="00000000" w:rsidRDefault="00000000" w:rsidRPr="00000000" w14:paraId="0000029A">
      <w:pPr>
        <w:spacing w:after="240" w:before="240" w:line="480" w:lineRule="auto"/>
        <w:ind w:left="0" w:firstLine="0"/>
        <w:rPr/>
      </w:pPr>
      <w:r w:rsidDel="00000000" w:rsidR="00000000" w:rsidRPr="00000000">
        <w:rPr>
          <w:rtl w:val="0"/>
        </w:rPr>
        <w:t xml:space="preserve">(Khi đang ngồi xuống, chân bạn đụng phải một vật gì đó. Khi nhìn xuống thì bạn thấy một quả bóng rổ)</w:t>
      </w:r>
    </w:p>
    <w:p w:rsidR="00000000" w:rsidDel="00000000" w:rsidP="00000000" w:rsidRDefault="00000000" w:rsidRPr="00000000" w14:paraId="0000029B">
      <w:pPr>
        <w:spacing w:after="240" w:before="240" w:line="480" w:lineRule="auto"/>
        <w:ind w:left="0" w:firstLine="0"/>
        <w:rPr/>
      </w:pPr>
      <w:r w:rsidDel="00000000" w:rsidR="00000000" w:rsidRPr="00000000">
        <w:rPr>
          <w:rtl w:val="0"/>
        </w:rPr>
        <w:t xml:space="preserve">(Đang định quay sang hỏi thì thấy Nghĩa đang ăn một viên xiên bẩn (?))</w:t>
      </w:r>
    </w:p>
    <w:p w:rsidR="00000000" w:rsidDel="00000000" w:rsidP="00000000" w:rsidRDefault="00000000" w:rsidRPr="00000000" w14:paraId="0000029C">
      <w:pPr>
        <w:spacing w:after="240" w:before="240" w:line="480" w:lineRule="auto"/>
        <w:ind w:left="0" w:firstLine="0"/>
        <w:rPr/>
      </w:pPr>
      <w:r w:rsidDel="00000000" w:rsidR="00000000" w:rsidRPr="00000000">
        <w:rPr>
          <w:rtl w:val="0"/>
        </w:rPr>
        <w:t xml:space="preserve">(Dường như cảm nhận được ánh nhìn của bạn, Nghĩa quay sang và ngay lập tức nuốt đồ ăn trong miệng xuống)</w:t>
      </w:r>
    </w:p>
    <w:p w:rsidR="00000000" w:rsidDel="00000000" w:rsidP="00000000" w:rsidRDefault="00000000" w:rsidRPr="00000000" w14:paraId="0000029D">
      <w:pPr>
        <w:spacing w:after="240" w:before="240" w:line="480" w:lineRule="auto"/>
        <w:ind w:left="0" w:firstLine="0"/>
        <w:rPr/>
      </w:pPr>
      <w:r w:rsidDel="00000000" w:rsidR="00000000" w:rsidRPr="00000000">
        <w:rPr>
          <w:rtl w:val="0"/>
        </w:rPr>
        <w:t xml:space="preserve">(Trông cậu ấy có vẻ hơi ngại như vừa để lộ cái gì đó làm mất hình tượng vậy)</w:t>
      </w:r>
    </w:p>
    <w:p w:rsidR="00000000" w:rsidDel="00000000" w:rsidP="00000000" w:rsidRDefault="00000000" w:rsidRPr="00000000" w14:paraId="0000029E">
      <w:pPr>
        <w:spacing w:after="240" w:before="240" w:line="480" w:lineRule="auto"/>
        <w:ind w:left="0" w:firstLine="0"/>
        <w:rPr/>
      </w:pPr>
      <w:r w:rsidDel="00000000" w:rsidR="00000000" w:rsidRPr="00000000">
        <w:rPr>
          <w:b w:val="1"/>
          <w:bCs w:val="1"/>
          <w:rtl w:val="0"/>
        </w:rPr>
        <w:t xml:space="preserve">Nghĩa</w:t>
      </w:r>
      <w:r w:rsidDel="00000000" w:rsidR="00000000" w:rsidRPr="00000000">
        <w:rPr>
          <w:rtl w:val="0"/>
        </w:rPr>
        <w:t xml:space="preserve">: “À bóng đó của mình á”</w:t>
      </w:r>
    </w:p>
    <w:p w:rsidR="00000000" w:rsidDel="00000000" w:rsidP="00000000" w:rsidRDefault="00000000" w:rsidRPr="00000000" w14:paraId="0000029F">
      <w:pPr>
        <w:spacing w:after="240" w:before="240" w:line="480" w:lineRule="auto"/>
        <w:ind w:left="0" w:firstLine="0"/>
        <w:rPr/>
      </w:pPr>
      <w:r w:rsidDel="00000000" w:rsidR="00000000" w:rsidRPr="00000000">
        <w:rPr>
          <w:rtl w:val="0"/>
        </w:rPr>
        <w:t xml:space="preserve">“Để mình mang sang bên này”</w:t>
      </w:r>
    </w:p>
    <w:p w:rsidR="00000000" w:rsidDel="00000000" w:rsidP="00000000" w:rsidRDefault="00000000" w:rsidRPr="00000000" w14:paraId="000002A0">
      <w:pPr>
        <w:spacing w:after="240" w:before="240" w:line="480" w:lineRule="auto"/>
        <w:ind w:left="0" w:firstLine="0"/>
        <w:rPr/>
      </w:pPr>
      <w:r w:rsidDel="00000000" w:rsidR="00000000" w:rsidRPr="00000000">
        <w:rPr>
          <w:rtl w:val="0"/>
        </w:rPr>
        <w:t xml:space="preserve">(Giờ bạn mới để ý thấy trông có vẻ Nghĩa là một người khá săn chắc, cộng với làn ra rám nắng cả quả bóng, bạn liền hỏi có phải Nghĩa chơi bóng rổ không)</w:t>
      </w:r>
    </w:p>
    <w:p w:rsidR="00000000" w:rsidDel="00000000" w:rsidP="00000000" w:rsidRDefault="00000000" w:rsidRPr="00000000" w14:paraId="000002A1">
      <w:pPr>
        <w:spacing w:after="240" w:before="240" w:line="480" w:lineRule="auto"/>
        <w:ind w:left="0" w:firstLine="0"/>
        <w:rPr/>
      </w:pPr>
      <w:r w:rsidDel="00000000" w:rsidR="00000000" w:rsidRPr="00000000">
        <w:rPr>
          <w:b w:val="1"/>
          <w:bCs w:val="1"/>
          <w:rtl w:val="0"/>
        </w:rPr>
        <w:t xml:space="preserve">Nghĩa</w:t>
      </w:r>
      <w:r w:rsidDel="00000000" w:rsidR="00000000" w:rsidRPr="00000000">
        <w:rPr>
          <w:rtl w:val="0"/>
        </w:rPr>
        <w:t xml:space="preserve">: “Đúng rồi, mình có chơi bóng rổ”</w:t>
      </w:r>
    </w:p>
    <w:p w:rsidR="00000000" w:rsidDel="00000000" w:rsidP="00000000" w:rsidRDefault="00000000" w:rsidRPr="00000000" w14:paraId="000002A2">
      <w:pPr>
        <w:spacing w:after="240" w:before="240" w:line="480" w:lineRule="auto"/>
        <w:ind w:left="0" w:firstLine="0"/>
        <w:rPr/>
      </w:pPr>
      <w:r w:rsidDel="00000000" w:rsidR="00000000" w:rsidRPr="00000000">
        <w:rPr>
          <w:rtl w:val="0"/>
        </w:rPr>
        <w:t xml:space="preserve">“Cũng kiểu thú vui thôi, không nghiêm túc lắm đâu”</w:t>
      </w:r>
    </w:p>
    <w:p w:rsidR="00000000" w:rsidDel="00000000" w:rsidP="00000000" w:rsidRDefault="00000000" w:rsidRPr="00000000" w14:paraId="000002A3">
      <w:pPr>
        <w:spacing w:after="240" w:before="240" w:line="480" w:lineRule="auto"/>
        <w:ind w:left="0" w:firstLine="0"/>
        <w:rPr/>
      </w:pPr>
      <w:r w:rsidDel="00000000" w:rsidR="00000000" w:rsidRPr="00000000">
        <w:rPr>
          <w:rtl w:val="0"/>
        </w:rPr>
        <w:t xml:space="preserve">(Bỗng nhiên như chợt nhớ ra gì đó, Nghĩa xích ra xa bạn một chút)</w:t>
      </w:r>
    </w:p>
    <w:p w:rsidR="00000000" w:rsidDel="00000000" w:rsidP="00000000" w:rsidRDefault="00000000" w:rsidRPr="00000000" w14:paraId="000002A4">
      <w:pPr>
        <w:spacing w:after="240" w:before="240" w:line="480" w:lineRule="auto"/>
        <w:ind w:left="0" w:firstLine="0"/>
        <w:rPr/>
      </w:pPr>
      <w:r w:rsidDel="00000000" w:rsidR="00000000" w:rsidRPr="00000000">
        <w:rPr>
          <w:b w:val="1"/>
          <w:bCs w:val="1"/>
          <w:rtl w:val="0"/>
        </w:rPr>
        <w:t xml:space="preserve">Nghĩa</w:t>
      </w:r>
      <w:r w:rsidDel="00000000" w:rsidR="00000000" w:rsidRPr="00000000">
        <w:rPr>
          <w:rtl w:val="0"/>
        </w:rPr>
        <w:t xml:space="preserve">: “Nãy mình có đi chơi bóng rổ một tí á”</w:t>
      </w:r>
    </w:p>
    <w:p w:rsidR="00000000" w:rsidDel="00000000" w:rsidP="00000000" w:rsidRDefault="00000000" w:rsidRPr="00000000" w14:paraId="000002A5">
      <w:pPr>
        <w:spacing w:after="240" w:before="240" w:line="480" w:lineRule="auto"/>
        <w:ind w:left="0" w:firstLine="0"/>
        <w:rPr/>
      </w:pPr>
      <w:r w:rsidDel="00000000" w:rsidR="00000000" w:rsidRPr="00000000">
        <w:rPr>
          <w:rtl w:val="0"/>
        </w:rPr>
        <w:t xml:space="preserve">“Mà có tắm qua rồi, không biết có bị còn mùi không”</w:t>
      </w:r>
    </w:p>
    <w:p w:rsidR="00000000" w:rsidDel="00000000" w:rsidP="00000000" w:rsidRDefault="00000000" w:rsidRPr="00000000" w14:paraId="000002A6">
      <w:pPr>
        <w:spacing w:after="240" w:before="240" w:line="480" w:lineRule="auto"/>
        <w:ind w:left="0" w:firstLine="0"/>
        <w:rPr/>
      </w:pPr>
      <w:r w:rsidDel="00000000" w:rsidR="00000000" w:rsidRPr="00000000">
        <w:rPr>
          <w:rtl w:val="0"/>
        </w:rPr>
        <w:t xml:space="preserve">“Còn thì xấu hổ lắm”</w:t>
      </w:r>
    </w:p>
    <w:p w:rsidR="00000000" w:rsidDel="00000000" w:rsidP="00000000" w:rsidRDefault="00000000" w:rsidRPr="00000000" w14:paraId="000002A7">
      <w:pPr>
        <w:spacing w:after="240" w:before="240" w:line="480" w:lineRule="auto"/>
        <w:ind w:left="0" w:firstLine="0"/>
        <w:rPr/>
      </w:pPr>
      <w:r w:rsidDel="00000000" w:rsidR="00000000" w:rsidRPr="00000000">
        <w:rPr>
          <w:rtl w:val="0"/>
        </w:rPr>
        <w:t xml:space="preserve">(Bạn đảm bảo với Nghĩa là cậu ấy hoàn toàn không có mùi gì thì cậu ấy mới ngồi lại chỗ cũ)</w:t>
      </w:r>
    </w:p>
    <w:p w:rsidR="00000000" w:rsidDel="00000000" w:rsidP="00000000" w:rsidRDefault="00000000" w:rsidRPr="00000000" w14:paraId="000002A8">
      <w:pPr>
        <w:spacing w:after="240" w:before="240" w:line="480" w:lineRule="auto"/>
        <w:ind w:left="0" w:firstLine="0"/>
        <w:rPr/>
      </w:pPr>
      <w:r w:rsidDel="00000000" w:rsidR="00000000" w:rsidRPr="00000000">
        <w:rPr>
          <w:rtl w:val="0"/>
        </w:rPr>
        <w:t xml:space="preserve">(Bạn nói chuyện với Nghĩa và nhờ sau này học hành giúp đỡ nhau)</w:t>
      </w:r>
    </w:p>
    <w:p w:rsidR="00000000" w:rsidDel="00000000" w:rsidP="00000000" w:rsidRDefault="00000000" w:rsidRPr="00000000" w14:paraId="000002A9">
      <w:pPr>
        <w:spacing w:after="240" w:before="240" w:line="480" w:lineRule="auto"/>
        <w:ind w:left="0" w:firstLine="0"/>
        <w:rPr/>
      </w:pPr>
      <w:r w:rsidDel="00000000" w:rsidR="00000000" w:rsidRPr="00000000">
        <w:rPr>
          <w:rtl w:val="0"/>
        </w:rPr>
        <w:t xml:space="preserve">(Nghĩa không từ chối nhưng cười một cách hơi lo lắng(?))</w:t>
      </w:r>
    </w:p>
    <w:p w:rsidR="00000000" w:rsidDel="00000000" w:rsidP="00000000" w:rsidRDefault="00000000" w:rsidRPr="00000000" w14:paraId="000002AA">
      <w:pPr>
        <w:spacing w:after="240" w:before="240" w:line="480" w:lineRule="auto"/>
        <w:rPr/>
      </w:pPr>
      <w:r w:rsidDel="00000000" w:rsidR="00000000" w:rsidRPr="00000000">
        <w:rPr>
          <w:b w:val="1"/>
          <w:bCs w:val="1"/>
          <w:rtl w:val="0"/>
        </w:rPr>
        <w:t xml:space="preserve">Nghĩa:</w:t>
      </w:r>
      <w:r w:rsidDel="00000000" w:rsidR="00000000" w:rsidRPr="00000000">
        <w:rPr>
          <w:rtl w:val="0"/>
        </w:rPr>
        <w:t xml:space="preserve"> “Nhìn vậy thôi chứ tui học Toán toàn là người đi hỏi bài thôi.”</w:t>
      </w:r>
    </w:p>
    <w:p w:rsidR="00000000" w:rsidDel="00000000" w:rsidP="00000000" w:rsidRDefault="00000000" w:rsidRPr="00000000" w14:paraId="000002AB">
      <w:pPr>
        <w:spacing w:after="240" w:before="240" w:line="480" w:lineRule="auto"/>
        <w:rPr/>
      </w:pPr>
      <w:r w:rsidDel="00000000" w:rsidR="00000000" w:rsidRPr="00000000">
        <w:rPr>
          <w:rtl w:val="0"/>
        </w:rPr>
        <w:t xml:space="preserve">“Có gì thì ông/bà hỏi thằng Phong này nè, nó giỏi toán lắm."</w:t>
      </w:r>
    </w:p>
    <w:p w:rsidR="00000000" w:rsidDel="00000000" w:rsidP="00000000" w:rsidRDefault="00000000" w:rsidRPr="00000000" w14:paraId="000002AC">
      <w:pPr>
        <w:spacing w:after="240" w:before="240" w:line="480" w:lineRule="auto"/>
        <w:rPr>
          <w:b w:val="1"/>
          <w:bCs w:val="1"/>
          <w:shd w:fill="ffd966" w:val="clear"/>
        </w:rPr>
      </w:pPr>
      <w:r w:rsidDel="00000000" w:rsidR="00000000" w:rsidRPr="00000000">
        <w:rPr>
          <w:b w:val="1"/>
          <w:bCs w:val="1"/>
          <w:shd w:fill="ffd966" w:val="clear"/>
          <w:rtl w:val="0"/>
        </w:rPr>
        <w:t xml:space="preserve">&lt;Nói rằng chỉ muốn hỏi Nghĩa thôi&gt;</w:t>
      </w:r>
    </w:p>
    <w:p w:rsidR="00000000" w:rsidDel="00000000" w:rsidP="00000000" w:rsidRDefault="00000000" w:rsidRPr="00000000" w14:paraId="000002AD">
      <w:pPr>
        <w:spacing w:after="240" w:before="240" w:line="480" w:lineRule="auto"/>
        <w:ind w:left="0" w:firstLine="0"/>
        <w:rPr>
          <w:b w:val="1"/>
          <w:bCs w:val="1"/>
          <w:shd w:fill="ffd966" w:val="clear"/>
        </w:rPr>
      </w:pPr>
      <w:r w:rsidDel="00000000" w:rsidR="00000000" w:rsidRPr="00000000">
        <w:rPr>
          <w:b w:val="1"/>
          <w:bCs w:val="1"/>
          <w:shd w:fill="ffd966" w:val="clear"/>
          <w:rtl w:val="0"/>
        </w:rPr>
        <w:t xml:space="preserve">&lt;Đồng ý và nói với Nghĩa rằng hai người có thể làm đôi bạn cùng tiến&gt;</w:t>
      </w:r>
      <w:r w:rsidDel="00000000" w:rsidR="00000000" w:rsidRPr="00000000">
        <w:br w:type="page"/>
      </w:r>
      <w:r w:rsidDel="00000000" w:rsidR="00000000" w:rsidRPr="00000000">
        <w:rPr>
          <w:rtl w:val="0"/>
        </w:rPr>
      </w:r>
    </w:p>
    <w:p w:rsidR="00000000" w:rsidDel="00000000" w:rsidP="00000000" w:rsidRDefault="00000000" w:rsidRPr="00000000" w14:paraId="000002AE">
      <w:pPr>
        <w:spacing w:after="240" w:before="240" w:line="480" w:lineRule="auto"/>
        <w:rPr>
          <w:b w:val="1"/>
          <w:bCs w:val="1"/>
          <w:shd w:fill="ffd966" w:val="clear"/>
        </w:rPr>
      </w:pPr>
      <w:r w:rsidDel="00000000" w:rsidR="00000000" w:rsidRPr="00000000">
        <w:rPr>
          <w:b w:val="1"/>
          <w:bCs w:val="1"/>
          <w:shd w:fill="ffd966" w:val="clear"/>
          <w:rtl w:val="0"/>
        </w:rPr>
        <w:t xml:space="preserve">&lt;Nói rằng chỉ muốn hỏi Nghĩa thôi&gt;</w:t>
      </w:r>
    </w:p>
    <w:p w:rsidR="00000000" w:rsidDel="00000000" w:rsidP="00000000" w:rsidRDefault="00000000" w:rsidRPr="00000000" w14:paraId="000002AF">
      <w:pPr>
        <w:spacing w:after="240" w:before="240" w:line="480" w:lineRule="auto"/>
        <w:rPr/>
      </w:pPr>
      <w:r w:rsidDel="00000000" w:rsidR="00000000" w:rsidRPr="00000000">
        <w:rPr>
          <w:b w:val="1"/>
          <w:bCs w:val="1"/>
          <w:rtl w:val="0"/>
        </w:rPr>
        <w:t xml:space="preserve">Nghĩa (gượng gạo): “</w:t>
      </w:r>
      <w:r w:rsidDel="00000000" w:rsidR="00000000" w:rsidRPr="00000000">
        <w:rPr>
          <w:rtl w:val="0"/>
        </w:rPr>
        <w:t xml:space="preserve">À vậy hả… thế cũng được”</w:t>
      </w:r>
    </w:p>
    <w:p w:rsidR="00000000" w:rsidDel="00000000" w:rsidP="00000000" w:rsidRDefault="00000000" w:rsidRPr="00000000" w14:paraId="000002B0">
      <w:pPr>
        <w:spacing w:after="240" w:before="240" w:line="480" w:lineRule="auto"/>
        <w:rPr>
          <w:shd w:fill="dd7e6b" w:val="clear"/>
        </w:rPr>
      </w:pPr>
      <w:r w:rsidDel="00000000" w:rsidR="00000000" w:rsidRPr="00000000">
        <w:rPr>
          <w:shd w:fill="dd7e6b" w:val="clear"/>
          <w:rtl w:val="0"/>
        </w:rPr>
        <w:t xml:space="preserve">[-1 fp ĐN]</w:t>
      </w:r>
    </w:p>
    <w:p w:rsidR="00000000" w:rsidDel="00000000" w:rsidP="00000000" w:rsidRDefault="00000000" w:rsidRPr="00000000" w14:paraId="000002B1">
      <w:pPr>
        <w:spacing w:after="240" w:before="240" w:line="480" w:lineRule="auto"/>
        <w:rPr/>
      </w:pPr>
      <w:r w:rsidDel="00000000" w:rsidR="00000000" w:rsidRPr="00000000">
        <w:rPr>
          <w:b w:val="1"/>
          <w:bCs w:val="1"/>
          <w:rtl w:val="0"/>
        </w:rPr>
        <w:t xml:space="preserve">Nghĩa: </w:t>
      </w:r>
      <w:r w:rsidDel="00000000" w:rsidR="00000000" w:rsidRPr="00000000">
        <w:rPr>
          <w:rtl w:val="0"/>
        </w:rPr>
        <w:t xml:space="preserve">“Nhưng có gì khó quá thì tui cũng không chắc được đâu.”</w:t>
      </w:r>
    </w:p>
    <w:p w:rsidR="00000000" w:rsidDel="00000000" w:rsidP="00000000" w:rsidRDefault="00000000" w:rsidRPr="00000000" w14:paraId="000002B2">
      <w:pPr>
        <w:spacing w:after="240" w:before="240" w:line="480" w:lineRule="auto"/>
        <w:rPr>
          <w:b w:val="1"/>
          <w:bCs w:val="1"/>
          <w:shd w:fill="ffd966" w:val="clear"/>
        </w:rPr>
      </w:pPr>
      <w:r w:rsidDel="00000000" w:rsidR="00000000" w:rsidRPr="00000000">
        <w:rPr>
          <w:b w:val="1"/>
          <w:bCs w:val="1"/>
          <w:shd w:fill="ffd966" w:val="clear"/>
          <w:rtl w:val="0"/>
        </w:rPr>
        <w:t xml:space="preserve">&lt;Đồng ý và nói với Nghĩa rằng hai người có thể làm đôi bạn cùng tiến&gt;</w:t>
      </w:r>
    </w:p>
    <w:p w:rsidR="00000000" w:rsidDel="00000000" w:rsidP="00000000" w:rsidRDefault="00000000" w:rsidRPr="00000000" w14:paraId="000002B3">
      <w:pPr>
        <w:spacing w:after="240" w:before="240" w:line="480" w:lineRule="auto"/>
        <w:rPr>
          <w:b w:val="1"/>
          <w:bCs w:val="1"/>
          <w:shd w:fill="b6d7a8" w:val="clear"/>
        </w:rPr>
      </w:pPr>
      <w:r w:rsidDel="00000000" w:rsidR="00000000" w:rsidRPr="00000000">
        <w:rPr>
          <w:b w:val="1"/>
          <w:bCs w:val="1"/>
          <w:shd w:fill="b6d7a8" w:val="clear"/>
          <w:rtl w:val="0"/>
        </w:rPr>
        <w:t xml:space="preserve">[+1 fp ĐN]</w:t>
      </w:r>
    </w:p>
    <w:p w:rsidR="00000000" w:rsidDel="00000000" w:rsidP="00000000" w:rsidRDefault="00000000" w:rsidRPr="00000000" w14:paraId="000002B4">
      <w:pPr>
        <w:spacing w:after="240" w:before="240" w:line="480" w:lineRule="auto"/>
        <w:rPr/>
      </w:pPr>
      <w:r w:rsidDel="00000000" w:rsidR="00000000" w:rsidRPr="00000000">
        <w:rPr>
          <w:b w:val="1"/>
          <w:bCs w:val="1"/>
          <w:rtl w:val="0"/>
        </w:rPr>
        <w:t xml:space="preserve">Nghĩa (cười):</w:t>
      </w:r>
      <w:r w:rsidDel="00000000" w:rsidR="00000000" w:rsidRPr="00000000">
        <w:rPr>
          <w:rtl w:val="0"/>
        </w:rPr>
        <w:t xml:space="preserve"> “Thế là oke rồi nhé”</w:t>
      </w:r>
    </w:p>
    <w:p w:rsidR="00000000" w:rsidDel="00000000" w:rsidP="00000000" w:rsidRDefault="00000000" w:rsidRPr="00000000" w14:paraId="000002B5">
      <w:pPr>
        <w:spacing w:after="240" w:before="240" w:line="480" w:lineRule="auto"/>
        <w:rPr/>
      </w:pPr>
      <w:r w:rsidDel="00000000" w:rsidR="00000000" w:rsidRPr="00000000">
        <w:rPr>
          <w:rtl w:val="0"/>
        </w:rPr>
        <w:t xml:space="preserve">“Thú thực tui cũng không tự tin lắm, không phải môn thế mạnh mà”</w:t>
      </w:r>
    </w:p>
    <w:p w:rsidR="00000000" w:rsidDel="00000000" w:rsidP="00000000" w:rsidRDefault="00000000" w:rsidRPr="00000000" w14:paraId="000002B6">
      <w:pPr>
        <w:spacing w:after="240" w:before="240" w:line="480" w:lineRule="auto"/>
        <w:rPr/>
      </w:pPr>
      <w:r w:rsidDel="00000000" w:rsidR="00000000" w:rsidRPr="00000000">
        <w:rPr>
          <w:rtl w:val="0"/>
        </w:rPr>
        <w:t xml:space="preserve">(Bạn nói bạn cũng không giỏi Toán đến vậy và hỏi xem Nghĩa giỏi môn nào nhất)</w:t>
      </w:r>
    </w:p>
    <w:p w:rsidR="00000000" w:rsidDel="00000000" w:rsidP="00000000" w:rsidRDefault="00000000" w:rsidRPr="00000000" w14:paraId="000002B7">
      <w:pPr>
        <w:spacing w:after="240" w:before="240" w:line="480" w:lineRule="auto"/>
        <w:rPr/>
      </w:pPr>
      <w:r w:rsidDel="00000000" w:rsidR="00000000" w:rsidRPr="00000000">
        <w:rPr>
          <w:b w:val="1"/>
          <w:bCs w:val="1"/>
          <w:rtl w:val="0"/>
        </w:rPr>
        <w:t xml:space="preserve">Nghĩa (suy nghĩ)</w:t>
      </w:r>
      <w:r w:rsidDel="00000000" w:rsidR="00000000" w:rsidRPr="00000000">
        <w:rPr>
          <w:rtl w:val="0"/>
        </w:rPr>
        <w:t xml:space="preserve">: “Hmmm… </w:t>
      </w:r>
    </w:p>
    <w:p w:rsidR="00000000" w:rsidDel="00000000" w:rsidP="00000000" w:rsidRDefault="00000000" w:rsidRPr="00000000" w14:paraId="000002B8">
      <w:pPr>
        <w:spacing w:after="240" w:before="240" w:line="480" w:lineRule="auto"/>
        <w:rPr/>
      </w:pPr>
      <w:r w:rsidDel="00000000" w:rsidR="00000000" w:rsidRPr="00000000">
        <w:rPr>
          <w:rtl w:val="0"/>
        </w:rPr>
        <w:t xml:space="preserve">“Môn tui giỏi hả… chắc là tiếng Anh á”</w:t>
      </w:r>
    </w:p>
    <w:p w:rsidR="00000000" w:rsidDel="00000000" w:rsidP="00000000" w:rsidRDefault="00000000" w:rsidRPr="00000000" w14:paraId="000002B9">
      <w:pPr>
        <w:spacing w:after="240" w:before="240" w:line="480" w:lineRule="auto"/>
        <w:rPr/>
      </w:pPr>
      <w:r w:rsidDel="00000000" w:rsidR="00000000" w:rsidRPr="00000000">
        <w:rPr>
          <w:rtl w:val="0"/>
        </w:rPr>
        <w:t xml:space="preserve">(Bạn cảm thán và nói rằng mình sắp thi IELTS. Có một người bạn giỏi Anh sẽ giúp bạn ôn tập tốt hơn)</w:t>
      </w:r>
    </w:p>
    <w:p w:rsidR="00000000" w:rsidDel="00000000" w:rsidP="00000000" w:rsidRDefault="00000000" w:rsidRPr="00000000" w14:paraId="000002BA">
      <w:pPr>
        <w:spacing w:after="240" w:before="240" w:line="480" w:lineRule="auto"/>
        <w:rPr/>
      </w:pPr>
      <w:r w:rsidDel="00000000" w:rsidR="00000000" w:rsidRPr="00000000">
        <w:rPr>
          <w:b w:val="1"/>
          <w:bCs w:val="1"/>
          <w:rtl w:val="0"/>
        </w:rPr>
        <w:t xml:space="preserve">Nghĩa</w:t>
      </w:r>
      <w:r w:rsidDel="00000000" w:rsidR="00000000" w:rsidRPr="00000000">
        <w:rPr>
          <w:rtl w:val="0"/>
        </w:rPr>
        <w:t xml:space="preserve">: “Oke luôn, có gì cần hỏi về tiếng Anh thì hỏi tui là chuẩn đó”</w:t>
      </w:r>
    </w:p>
    <w:p w:rsidR="00000000" w:rsidDel="00000000" w:rsidP="00000000" w:rsidRDefault="00000000" w:rsidRPr="00000000" w14:paraId="000002BB">
      <w:pPr>
        <w:spacing w:after="240" w:before="240" w:line="480" w:lineRule="auto"/>
        <w:rPr/>
      </w:pPr>
      <w:r w:rsidDel="00000000" w:rsidR="00000000" w:rsidRPr="00000000">
        <w:rPr>
          <w:rtl w:val="0"/>
        </w:rPr>
        <w:t xml:space="preserve">“Còn Toán thì phải nhường Phong rồi” </w:t>
      </w:r>
    </w:p>
    <w:p w:rsidR="00000000" w:rsidDel="00000000" w:rsidP="00000000" w:rsidRDefault="00000000" w:rsidRPr="00000000" w14:paraId="000002BC">
      <w:pPr>
        <w:spacing w:after="240" w:before="240" w:line="480" w:lineRule="auto"/>
        <w:rPr/>
      </w:pPr>
      <w:r w:rsidDel="00000000" w:rsidR="00000000" w:rsidRPr="00000000">
        <w:rPr>
          <w:rtl w:val="0"/>
        </w:rPr>
        <w:t xml:space="preserve">(Bạn thấy người ngồi cạnh Nghĩa giơ tay chào)</w:t>
      </w:r>
    </w:p>
    <w:p w:rsidR="00000000" w:rsidDel="00000000" w:rsidP="00000000" w:rsidRDefault="00000000" w:rsidRPr="00000000" w14:paraId="000002BD">
      <w:pPr>
        <w:spacing w:after="240" w:before="240" w:line="480" w:lineRule="auto"/>
        <w:rPr/>
      </w:pPr>
      <w:r w:rsidDel="00000000" w:rsidR="00000000" w:rsidRPr="00000000">
        <w:rPr>
          <w:b w:val="1"/>
          <w:bCs w:val="1"/>
          <w:rtl w:val="0"/>
        </w:rPr>
        <w:t xml:space="preserve">Phong Lê </w:t>
      </w:r>
      <w:r w:rsidDel="00000000" w:rsidR="00000000" w:rsidRPr="00000000">
        <w:rPr>
          <w:rtl w:val="0"/>
        </w:rPr>
        <w:t xml:space="preserve">(nhồm nhoàm): Chào bạn mới dễ thương nha. Mình là Phong Lê, cứ gọi cả cụm như thế chứ đừng gọi Phong nha hì hì.</w:t>
      </w:r>
    </w:p>
    <w:p w:rsidR="00000000" w:rsidDel="00000000" w:rsidP="00000000" w:rsidRDefault="00000000" w:rsidRPr="00000000" w14:paraId="000002BE">
      <w:pPr>
        <w:spacing w:after="240" w:before="240" w:line="480" w:lineRule="auto"/>
        <w:rPr>
          <w:b w:val="1"/>
          <w:bCs w:val="1"/>
          <w:shd w:fill="ffd966" w:val="clear"/>
        </w:rPr>
      </w:pPr>
      <w:r w:rsidDel="00000000" w:rsidR="00000000" w:rsidRPr="00000000">
        <w:rPr>
          <w:b w:val="1"/>
          <w:bCs w:val="1"/>
          <w:shd w:fill="ffd966" w:val="clear"/>
          <w:rtl w:val="0"/>
        </w:rPr>
        <w:t xml:space="preserve">&lt;Gọi Phong&gt;</w:t>
      </w:r>
    </w:p>
    <w:p w:rsidR="00000000" w:rsidDel="00000000" w:rsidP="00000000" w:rsidRDefault="00000000" w:rsidRPr="00000000" w14:paraId="000002BF">
      <w:pPr>
        <w:spacing w:after="240" w:before="240" w:line="480" w:lineRule="auto"/>
        <w:rPr>
          <w:b w:val="1"/>
          <w:bCs w:val="1"/>
          <w:shd w:fill="ffd966" w:val="clear"/>
        </w:rPr>
      </w:pPr>
      <w:r w:rsidDel="00000000" w:rsidR="00000000" w:rsidRPr="00000000">
        <w:rPr>
          <w:b w:val="1"/>
          <w:bCs w:val="1"/>
          <w:shd w:fill="ffd966" w:val="clear"/>
          <w:rtl w:val="0"/>
        </w:rPr>
        <w:t xml:space="preserve">&lt;Gọi Phong Lê&gt;</w:t>
      </w:r>
      <w:r w:rsidDel="00000000" w:rsidR="00000000" w:rsidRPr="00000000">
        <w:br w:type="page"/>
      </w:r>
      <w:r w:rsidDel="00000000" w:rsidR="00000000" w:rsidRPr="00000000">
        <w:rPr>
          <w:rtl w:val="0"/>
        </w:rPr>
      </w:r>
    </w:p>
    <w:p w:rsidR="00000000" w:rsidDel="00000000" w:rsidP="00000000" w:rsidRDefault="00000000" w:rsidRPr="00000000" w14:paraId="000002C0">
      <w:pPr>
        <w:spacing w:after="240" w:before="240" w:line="480" w:lineRule="auto"/>
        <w:ind w:left="0" w:firstLine="0"/>
        <w:rPr>
          <w:b w:val="1"/>
          <w:bCs w:val="1"/>
          <w:shd w:fill="dd7e6b" w:val="clear"/>
        </w:rPr>
      </w:pPr>
      <w:r w:rsidDel="00000000" w:rsidR="00000000" w:rsidRPr="00000000">
        <w:rPr>
          <w:b w:val="1"/>
          <w:bCs w:val="1"/>
          <w:shd w:fill="ffd966" w:val="clear"/>
          <w:rtl w:val="0"/>
        </w:rPr>
        <w:t xml:space="preserve">&lt;Gọi Phong&gt;</w:t>
      </w:r>
      <w:r w:rsidDel="00000000" w:rsidR="00000000" w:rsidRPr="00000000">
        <w:rPr>
          <w:rtl w:val="0"/>
        </w:rPr>
      </w:r>
    </w:p>
    <w:p w:rsidR="00000000" w:rsidDel="00000000" w:rsidP="00000000" w:rsidRDefault="00000000" w:rsidRPr="00000000" w14:paraId="000002C1">
      <w:pPr>
        <w:spacing w:after="240" w:before="240" w:line="480" w:lineRule="auto"/>
        <w:ind w:left="0" w:firstLine="0"/>
        <w:rPr/>
      </w:pPr>
      <w:r w:rsidDel="00000000" w:rsidR="00000000" w:rsidRPr="00000000">
        <w:rPr>
          <w:b w:val="1"/>
          <w:bCs w:val="1"/>
          <w:rtl w:val="0"/>
        </w:rPr>
        <w:t xml:space="preserve">Phong Lê:</w:t>
      </w:r>
      <w:r w:rsidDel="00000000" w:rsidR="00000000" w:rsidRPr="00000000">
        <w:rPr>
          <w:rtl w:val="0"/>
        </w:rPr>
        <w:t xml:space="preserve"> “MC đừng gọi mình như vậy được không”</w:t>
      </w:r>
    </w:p>
    <w:p w:rsidR="00000000" w:rsidDel="00000000" w:rsidP="00000000" w:rsidRDefault="00000000" w:rsidRPr="00000000" w14:paraId="000002C2">
      <w:pPr>
        <w:spacing w:after="240" w:before="240" w:line="480" w:lineRule="auto"/>
        <w:ind w:left="0" w:firstLine="0"/>
        <w:rPr/>
      </w:pPr>
      <w:r w:rsidDel="00000000" w:rsidR="00000000" w:rsidRPr="00000000">
        <w:rPr>
          <w:rtl w:val="0"/>
        </w:rPr>
        <w:t xml:space="preserve">“Mình bị nổi da gà ấy” </w:t>
      </w:r>
    </w:p>
    <w:p w:rsidR="00000000" w:rsidDel="00000000" w:rsidP="00000000" w:rsidRDefault="00000000" w:rsidRPr="00000000" w14:paraId="000002C3">
      <w:pPr>
        <w:spacing w:after="240" w:before="240" w:line="480" w:lineRule="auto"/>
        <w:ind w:left="0" w:firstLine="0"/>
        <w:rPr/>
      </w:pPr>
      <w:r w:rsidDel="00000000" w:rsidR="00000000" w:rsidRPr="00000000">
        <w:rPr>
          <w:rtl w:val="0"/>
        </w:rPr>
        <w:t xml:space="preserve">(Bạn xin lỗi Phong Lê và hỏi tại sau cậu ấy không thích được gọi là Phong)</w:t>
      </w:r>
    </w:p>
    <w:p w:rsidR="00000000" w:rsidDel="00000000" w:rsidP="00000000" w:rsidRDefault="00000000" w:rsidRPr="00000000" w14:paraId="000002C4">
      <w:pPr>
        <w:spacing w:after="240" w:before="240" w:line="480" w:lineRule="auto"/>
        <w:ind w:left="0" w:firstLine="0"/>
        <w:rPr/>
      </w:pPr>
      <w:r w:rsidDel="00000000" w:rsidR="00000000" w:rsidRPr="00000000">
        <w:rPr>
          <w:b w:val="1"/>
          <w:bCs w:val="1"/>
          <w:rtl w:val="0"/>
        </w:rPr>
        <w:t xml:space="preserve">Phong: “</w:t>
      </w:r>
      <w:r w:rsidDel="00000000" w:rsidR="00000000" w:rsidRPr="00000000">
        <w:rPr>
          <w:rtl w:val="0"/>
        </w:rPr>
        <w:t xml:space="preserve">Tại nghe nó trống mà nó kì kì sao á, còn gọi Hồng Phong thì nghe nó bị sến lắm”</w:t>
      </w:r>
    </w:p>
    <w:p w:rsidR="00000000" w:rsidDel="00000000" w:rsidP="00000000" w:rsidRDefault="00000000" w:rsidRPr="00000000" w14:paraId="000002C5">
      <w:pPr>
        <w:spacing w:after="240" w:before="240" w:line="480" w:lineRule="auto"/>
        <w:ind w:left="0" w:firstLine="0"/>
        <w:rPr>
          <w:b w:val="1"/>
          <w:bCs w:val="1"/>
          <w:shd w:fill="ffd966" w:val="clear"/>
        </w:rPr>
      </w:pPr>
      <w:r w:rsidDel="00000000" w:rsidR="00000000" w:rsidRPr="00000000">
        <w:rPr>
          <w:b w:val="1"/>
          <w:bCs w:val="1"/>
          <w:shd w:fill="ffd966" w:val="clear"/>
          <w:rtl w:val="0"/>
        </w:rPr>
        <w:t xml:space="preserve">&lt;Tiếp tục gọi là Phong&gt;</w:t>
      </w:r>
    </w:p>
    <w:p w:rsidR="00000000" w:rsidDel="00000000" w:rsidP="00000000" w:rsidRDefault="00000000" w:rsidRPr="00000000" w14:paraId="000002C6">
      <w:pPr>
        <w:spacing w:after="240" w:before="240" w:line="480" w:lineRule="auto"/>
        <w:ind w:left="0" w:firstLine="0"/>
        <w:rPr>
          <w:b w:val="1"/>
          <w:bCs w:val="1"/>
          <w:shd w:fill="ffd966" w:val="clear"/>
        </w:rPr>
      </w:pPr>
      <w:r w:rsidDel="00000000" w:rsidR="00000000" w:rsidRPr="00000000">
        <w:rPr>
          <w:b w:val="1"/>
          <w:bCs w:val="1"/>
          <w:shd w:fill="ffd966" w:val="clear"/>
          <w:rtl w:val="0"/>
        </w:rPr>
        <w:t xml:space="preserve">&lt;Gọi là Phong Lê&gt;</w:t>
      </w:r>
    </w:p>
    <w:p w:rsidR="00000000" w:rsidDel="00000000" w:rsidP="00000000" w:rsidRDefault="00000000" w:rsidRPr="00000000" w14:paraId="000002C7">
      <w:pPr>
        <w:spacing w:after="240" w:before="240" w:line="480" w:lineRule="auto"/>
        <w:rPr/>
      </w:pPr>
      <w:r w:rsidDel="00000000" w:rsidR="00000000" w:rsidRPr="00000000">
        <w:rPr>
          <w:b w:val="1"/>
          <w:bCs w:val="1"/>
          <w:shd w:fill="ffd966" w:val="clear"/>
          <w:rtl w:val="0"/>
        </w:rPr>
        <w:t xml:space="preserve">&lt;Tiếp tục gọi là Phong&gt;</w:t>
      </w:r>
      <w:r w:rsidDel="00000000" w:rsidR="00000000" w:rsidRPr="00000000">
        <w:rPr>
          <w:rtl w:val="0"/>
        </w:rPr>
      </w:r>
    </w:p>
    <w:p w:rsidR="00000000" w:rsidDel="00000000" w:rsidP="00000000" w:rsidRDefault="00000000" w:rsidRPr="00000000" w14:paraId="000002C8">
      <w:pPr>
        <w:spacing w:after="240" w:before="240" w:line="480" w:lineRule="auto"/>
        <w:ind w:left="0" w:firstLine="0"/>
        <w:rPr/>
      </w:pPr>
      <w:r w:rsidDel="00000000" w:rsidR="00000000" w:rsidRPr="00000000">
        <w:rPr>
          <w:b w:val="1"/>
          <w:bCs w:val="1"/>
          <w:rtl w:val="0"/>
        </w:rPr>
        <w:t xml:space="preserve">Phong:</w:t>
      </w:r>
      <w:r w:rsidDel="00000000" w:rsidR="00000000" w:rsidRPr="00000000">
        <w:rPr>
          <w:rtl w:val="0"/>
        </w:rPr>
        <w:t xml:space="preserve"> “Đã kêu đừng gọi vậy rồi mà”</w:t>
      </w:r>
    </w:p>
    <w:p w:rsidR="00000000" w:rsidDel="00000000" w:rsidP="00000000" w:rsidRDefault="00000000" w:rsidRPr="00000000" w14:paraId="000002C9">
      <w:pPr>
        <w:spacing w:after="240" w:before="240" w:line="480" w:lineRule="auto"/>
        <w:ind w:left="0" w:firstLine="0"/>
        <w:rPr/>
      </w:pPr>
      <w:r w:rsidDel="00000000" w:rsidR="00000000" w:rsidRPr="00000000">
        <w:rPr>
          <w:rtl w:val="0"/>
        </w:rPr>
        <w:t xml:space="preserve">“Nghe giống bị gọi kiểm tra miệng lắm”</w:t>
      </w:r>
    </w:p>
    <w:p w:rsidR="00000000" w:rsidDel="00000000" w:rsidP="00000000" w:rsidRDefault="00000000" w:rsidRPr="00000000" w14:paraId="000002CA">
      <w:pPr>
        <w:spacing w:after="240" w:before="240" w:line="480" w:lineRule="auto"/>
        <w:rPr/>
      </w:pPr>
      <w:r w:rsidDel="00000000" w:rsidR="00000000" w:rsidRPr="00000000">
        <w:rPr>
          <w:b w:val="1"/>
          <w:bCs w:val="1"/>
          <w:shd w:fill="dd7e6b" w:val="clear"/>
          <w:rtl w:val="0"/>
        </w:rPr>
        <w:t xml:space="preserve">[-2 fp PL]</w:t>
      </w:r>
      <w:r w:rsidDel="00000000" w:rsidR="00000000" w:rsidRPr="00000000">
        <w:rPr>
          <w:rtl w:val="0"/>
        </w:rPr>
      </w:r>
    </w:p>
    <w:p w:rsidR="00000000" w:rsidDel="00000000" w:rsidP="00000000" w:rsidRDefault="00000000" w:rsidRPr="00000000" w14:paraId="000002CB">
      <w:pPr>
        <w:spacing w:after="240" w:before="240" w:line="480" w:lineRule="auto"/>
        <w:rPr>
          <w:b w:val="1"/>
          <w:bCs w:val="1"/>
          <w:shd w:fill="93c47d" w:val="clear"/>
        </w:rPr>
      </w:pPr>
      <w:r w:rsidDel="00000000" w:rsidR="00000000" w:rsidRPr="00000000">
        <w:rPr>
          <w:b w:val="1"/>
          <w:bCs w:val="1"/>
          <w:shd w:fill="ffd966" w:val="clear"/>
          <w:rtl w:val="0"/>
        </w:rPr>
        <w:t xml:space="preserve">&lt;Gọi là Phong Lê&gt;</w:t>
      </w:r>
      <w:r w:rsidDel="00000000" w:rsidR="00000000" w:rsidRPr="00000000">
        <w:rPr>
          <w:rtl w:val="0"/>
        </w:rPr>
      </w:r>
    </w:p>
    <w:p w:rsidR="00000000" w:rsidDel="00000000" w:rsidP="00000000" w:rsidRDefault="00000000" w:rsidRPr="00000000" w14:paraId="000002CC">
      <w:pPr>
        <w:spacing w:after="240" w:before="240" w:line="480" w:lineRule="auto"/>
        <w:ind w:left="0" w:firstLine="0"/>
        <w:rPr/>
      </w:pPr>
      <w:r w:rsidDel="00000000" w:rsidR="00000000" w:rsidRPr="00000000">
        <w:rPr>
          <w:b w:val="1"/>
          <w:bCs w:val="1"/>
          <w:rtl w:val="0"/>
        </w:rPr>
        <w:t xml:space="preserve">Phong Lê:</w:t>
      </w:r>
      <w:r w:rsidDel="00000000" w:rsidR="00000000" w:rsidRPr="00000000">
        <w:rPr>
          <w:rtl w:val="0"/>
        </w:rPr>
        <w:t xml:space="preserve"> “Đó, gọi Phong Lê nghe hay hơn quá trời luôn.”</w:t>
      </w:r>
      <w:r w:rsidDel="00000000" w:rsidR="00000000" w:rsidRPr="00000000">
        <w:br w:type="page"/>
      </w:r>
      <w:r w:rsidDel="00000000" w:rsidR="00000000" w:rsidRPr="00000000">
        <w:rPr>
          <w:rtl w:val="0"/>
        </w:rPr>
      </w:r>
    </w:p>
    <w:p w:rsidR="00000000" w:rsidDel="00000000" w:rsidP="00000000" w:rsidRDefault="00000000" w:rsidRPr="00000000" w14:paraId="000002CD">
      <w:pPr>
        <w:spacing w:after="240" w:before="240" w:line="480" w:lineRule="auto"/>
        <w:ind w:left="0" w:firstLine="0"/>
        <w:rPr>
          <w:b w:val="1"/>
          <w:bCs w:val="1"/>
          <w:shd w:fill="ffd966" w:val="clear"/>
        </w:rPr>
      </w:pPr>
      <w:r w:rsidDel="00000000" w:rsidR="00000000" w:rsidRPr="00000000">
        <w:rPr>
          <w:b w:val="1"/>
          <w:bCs w:val="1"/>
          <w:shd w:fill="ffd966" w:val="clear"/>
          <w:rtl w:val="0"/>
        </w:rPr>
        <w:t xml:space="preserve">&lt;Gọi Phong Lê&gt;</w:t>
      </w:r>
    </w:p>
    <w:p w:rsidR="00000000" w:rsidDel="00000000" w:rsidP="00000000" w:rsidRDefault="00000000" w:rsidRPr="00000000" w14:paraId="000002CE">
      <w:pPr>
        <w:spacing w:after="240" w:before="240" w:line="480" w:lineRule="auto"/>
        <w:ind w:left="0" w:firstLine="0"/>
        <w:rPr>
          <w:b w:val="1"/>
          <w:bCs w:val="1"/>
          <w:shd w:fill="b6d7a8" w:val="clear"/>
        </w:rPr>
      </w:pPr>
      <w:r w:rsidDel="00000000" w:rsidR="00000000" w:rsidRPr="00000000">
        <w:rPr>
          <w:b w:val="1"/>
          <w:bCs w:val="1"/>
          <w:shd w:fill="b6d7a8" w:val="clear"/>
          <w:rtl w:val="0"/>
        </w:rPr>
        <w:t xml:space="preserve">[+2 fp PL]</w:t>
      </w:r>
    </w:p>
    <w:p w:rsidR="00000000" w:rsidDel="00000000" w:rsidP="00000000" w:rsidRDefault="00000000" w:rsidRPr="00000000" w14:paraId="000002CF">
      <w:pPr>
        <w:spacing w:after="240" w:before="240" w:line="480" w:lineRule="auto"/>
        <w:ind w:left="0" w:firstLine="0"/>
        <w:rPr/>
      </w:pPr>
      <w:r w:rsidDel="00000000" w:rsidR="00000000" w:rsidRPr="00000000">
        <w:rPr>
          <w:b w:val="1"/>
          <w:bCs w:val="1"/>
          <w:rtl w:val="0"/>
        </w:rPr>
        <w:t xml:space="preserve">Phong Lê: “</w:t>
      </w:r>
      <w:r w:rsidDel="00000000" w:rsidR="00000000" w:rsidRPr="00000000">
        <w:rPr>
          <w:rtl w:val="0"/>
        </w:rPr>
        <w:t xml:space="preserve">Cảm ơn MC nha, đúng là người tốt có khác.”</w:t>
      </w:r>
    </w:p>
    <w:p w:rsidR="00000000" w:rsidDel="00000000" w:rsidP="00000000" w:rsidRDefault="00000000" w:rsidRPr="00000000" w14:paraId="000002D0">
      <w:pPr>
        <w:spacing w:after="240" w:before="240" w:line="480" w:lineRule="auto"/>
        <w:ind w:left="0" w:firstLine="0"/>
        <w:rPr/>
      </w:pPr>
      <w:r w:rsidDel="00000000" w:rsidR="00000000" w:rsidRPr="00000000">
        <w:rPr>
          <w:rtl w:val="0"/>
        </w:rPr>
        <w:t xml:space="preserve">“Đâu như ai kia”</w:t>
      </w:r>
    </w:p>
    <w:p w:rsidR="00000000" w:rsidDel="00000000" w:rsidP="00000000" w:rsidRDefault="00000000" w:rsidRPr="00000000" w14:paraId="000002D1">
      <w:pPr>
        <w:spacing w:after="240" w:before="240" w:line="480" w:lineRule="auto"/>
        <w:ind w:left="0" w:firstLine="0"/>
        <w:rPr/>
      </w:pPr>
      <w:r w:rsidDel="00000000" w:rsidR="00000000" w:rsidRPr="00000000">
        <w:rPr>
          <w:b w:val="1"/>
          <w:bCs w:val="1"/>
          <w:rtl w:val="0"/>
        </w:rPr>
        <w:t xml:space="preserve">Nghĩa:</w:t>
      </w:r>
      <w:r w:rsidDel="00000000" w:rsidR="00000000" w:rsidRPr="00000000">
        <w:rPr>
          <w:rtl w:val="0"/>
        </w:rPr>
        <w:t xml:space="preserve"> “Mày lại bắt người khác gọi mày là Phong Lê hả”</w:t>
      </w:r>
    </w:p>
    <w:p w:rsidR="00000000" w:rsidDel="00000000" w:rsidP="00000000" w:rsidRDefault="00000000" w:rsidRPr="00000000" w14:paraId="000002D2">
      <w:pPr>
        <w:spacing w:after="240" w:before="240" w:line="480" w:lineRule="auto"/>
        <w:ind w:left="0" w:firstLine="0"/>
        <w:rPr/>
      </w:pPr>
      <w:r w:rsidDel="00000000" w:rsidR="00000000" w:rsidRPr="00000000">
        <w:rPr>
          <w:rtl w:val="0"/>
        </w:rPr>
        <w:t xml:space="preserve">“Đúng là cái loại làm màu”</w:t>
      </w:r>
    </w:p>
    <w:p w:rsidR="00000000" w:rsidDel="00000000" w:rsidP="00000000" w:rsidRDefault="00000000" w:rsidRPr="00000000" w14:paraId="000002D3">
      <w:pPr>
        <w:spacing w:after="240" w:before="240" w:line="480" w:lineRule="auto"/>
        <w:ind w:left="0" w:firstLine="0"/>
        <w:rPr/>
      </w:pPr>
      <w:r w:rsidDel="00000000" w:rsidR="00000000" w:rsidRPr="00000000">
        <w:rPr>
          <w:b w:val="1"/>
          <w:bCs w:val="1"/>
          <w:rtl w:val="0"/>
        </w:rPr>
        <w:t xml:space="preserve">Phong Lê:</w:t>
      </w:r>
      <w:r w:rsidDel="00000000" w:rsidR="00000000" w:rsidRPr="00000000">
        <w:rPr>
          <w:rtl w:val="0"/>
        </w:rPr>
        <w:t xml:space="preserve"> “Mày thì biết gì”</w:t>
      </w:r>
      <w:r w:rsidDel="00000000" w:rsidR="00000000" w:rsidRPr="00000000">
        <w:br w:type="page"/>
      </w:r>
      <w:r w:rsidDel="00000000" w:rsidR="00000000" w:rsidRPr="00000000">
        <w:rPr>
          <w:rtl w:val="0"/>
        </w:rPr>
      </w:r>
    </w:p>
    <w:p w:rsidR="00000000" w:rsidDel="00000000" w:rsidP="00000000" w:rsidRDefault="00000000" w:rsidRPr="00000000" w14:paraId="000002D4">
      <w:pPr>
        <w:spacing w:after="240" w:before="240" w:line="480" w:lineRule="auto"/>
        <w:ind w:left="0" w:firstLine="0"/>
        <w:rPr/>
      </w:pPr>
      <w:r w:rsidDel="00000000" w:rsidR="00000000" w:rsidRPr="00000000">
        <w:rPr>
          <w:rtl w:val="0"/>
        </w:rPr>
        <w:t xml:space="preserve">(Bạn tò mò và hỏi Phong Lê về việc Nghĩa gọi thẳng tên cậu ấy)</w:t>
      </w:r>
    </w:p>
    <w:p w:rsidR="00000000" w:rsidDel="00000000" w:rsidP="00000000" w:rsidRDefault="00000000" w:rsidRPr="00000000" w14:paraId="000002D5">
      <w:pPr>
        <w:spacing w:after="240" w:before="240" w:line="480" w:lineRule="auto"/>
        <w:ind w:left="0" w:firstLine="0"/>
        <w:rPr/>
      </w:pPr>
      <w:r w:rsidDel="00000000" w:rsidR="00000000" w:rsidRPr="00000000">
        <w:rPr>
          <w:b w:val="1"/>
          <w:bCs w:val="1"/>
          <w:rtl w:val="0"/>
        </w:rPr>
        <w:t xml:space="preserve">Phong: </w:t>
      </w:r>
      <w:r w:rsidDel="00000000" w:rsidR="00000000" w:rsidRPr="00000000">
        <w:rPr>
          <w:rtl w:val="0"/>
        </w:rPr>
        <w:t xml:space="preserve">“Mình cũng ráng sửa nó lắm rồi mà có ăn thua đâu…”</w:t>
      </w:r>
    </w:p>
    <w:p w:rsidR="00000000" w:rsidDel="00000000" w:rsidP="00000000" w:rsidRDefault="00000000" w:rsidRPr="00000000" w14:paraId="000002D6">
      <w:pPr>
        <w:spacing w:after="240" w:before="240" w:line="480" w:lineRule="auto"/>
        <w:ind w:left="0" w:firstLine="0"/>
        <w:rPr/>
      </w:pPr>
      <w:r w:rsidDel="00000000" w:rsidR="00000000" w:rsidRPr="00000000">
        <w:rPr>
          <w:rtl w:val="0"/>
        </w:rPr>
        <w:t xml:space="preserve">“Tại nó gọi quen từ hồi 2 đứa mình học cấp 1 rồi”</w:t>
      </w:r>
    </w:p>
    <w:p w:rsidR="00000000" w:rsidDel="00000000" w:rsidP="00000000" w:rsidRDefault="00000000" w:rsidRPr="00000000" w14:paraId="000002D7">
      <w:pPr>
        <w:spacing w:after="240" w:before="240" w:line="480" w:lineRule="auto"/>
        <w:ind w:left="0" w:firstLine="0"/>
        <w:rPr/>
      </w:pPr>
      <w:r w:rsidDel="00000000" w:rsidR="00000000" w:rsidRPr="00000000">
        <w:rPr>
          <w:rtl w:val="0"/>
        </w:rPr>
        <w:t xml:space="preserve">(Bạn hỏi vậy hai người học chung cấp 2 hả)</w:t>
      </w:r>
    </w:p>
    <w:p w:rsidR="00000000" w:rsidDel="00000000" w:rsidP="00000000" w:rsidRDefault="00000000" w:rsidRPr="00000000" w14:paraId="000002D8">
      <w:pPr>
        <w:spacing w:after="240" w:before="240" w:line="480" w:lineRule="auto"/>
        <w:ind w:left="0" w:firstLine="0"/>
        <w:rPr/>
      </w:pPr>
      <w:r w:rsidDel="00000000" w:rsidR="00000000" w:rsidRPr="00000000">
        <w:rPr>
          <w:b w:val="1"/>
          <w:bCs w:val="1"/>
          <w:rtl w:val="0"/>
        </w:rPr>
        <w:t xml:space="preserve">Phong Lê</w:t>
      </w:r>
      <w:r w:rsidDel="00000000" w:rsidR="00000000" w:rsidRPr="00000000">
        <w:rPr>
          <w:rtl w:val="0"/>
        </w:rPr>
        <w:t xml:space="preserve">: “Ừm bọn mình đều thi đỗ vào chung trường”</w:t>
      </w:r>
    </w:p>
    <w:p w:rsidR="00000000" w:rsidDel="00000000" w:rsidP="00000000" w:rsidRDefault="00000000" w:rsidRPr="00000000" w14:paraId="000002D9">
      <w:pPr>
        <w:spacing w:after="240" w:before="240" w:line="480" w:lineRule="auto"/>
        <w:ind w:left="0" w:firstLine="0"/>
        <w:rPr/>
      </w:pPr>
      <w:r w:rsidDel="00000000" w:rsidR="00000000" w:rsidRPr="00000000">
        <w:rPr>
          <w:b w:val="1"/>
          <w:bCs w:val="1"/>
          <w:rtl w:val="0"/>
        </w:rPr>
        <w:t xml:space="preserve">Nghĩa:</w:t>
      </w:r>
      <w:r w:rsidDel="00000000" w:rsidR="00000000" w:rsidRPr="00000000">
        <w:rPr>
          <w:rtl w:val="0"/>
        </w:rPr>
        <w:t xml:space="preserve"> “Tụi tui học chung từ hồi lớp 1, học luyện thi vô cấp 2 Trần Đại Nghĩa xong đều đỗ”</w:t>
      </w:r>
    </w:p>
    <w:p w:rsidR="00000000" w:rsidDel="00000000" w:rsidP="00000000" w:rsidRDefault="00000000" w:rsidRPr="00000000" w14:paraId="000002DA">
      <w:pPr>
        <w:spacing w:after="240" w:before="240" w:line="480" w:lineRule="auto"/>
        <w:ind w:left="0" w:firstLine="0"/>
        <w:rPr/>
      </w:pPr>
      <w:r w:rsidDel="00000000" w:rsidR="00000000" w:rsidRPr="00000000">
        <w:rPr>
          <w:rtl w:val="0"/>
        </w:rPr>
        <w:t xml:space="preserve">“Là tính ra giờ biết nhau cũng 11 năm rồi.”</w:t>
      </w:r>
    </w:p>
    <w:p w:rsidR="00000000" w:rsidDel="00000000" w:rsidP="00000000" w:rsidRDefault="00000000" w:rsidRPr="00000000" w14:paraId="000002DB">
      <w:pPr>
        <w:spacing w:after="240" w:before="240" w:line="480" w:lineRule="auto"/>
        <w:ind w:left="0" w:firstLine="0"/>
        <w:rPr/>
      </w:pPr>
      <w:r w:rsidDel="00000000" w:rsidR="00000000" w:rsidRPr="00000000">
        <w:rPr>
          <w:b w:val="1"/>
          <w:bCs w:val="1"/>
          <w:rtl w:val="0"/>
        </w:rPr>
        <w:t xml:space="preserve">Phong:</w:t>
      </w:r>
      <w:r w:rsidDel="00000000" w:rsidR="00000000" w:rsidRPr="00000000">
        <w:rPr>
          <w:rtl w:val="0"/>
        </w:rPr>
        <w:t xml:space="preserve"> “Mình ngán mặt nó lắm rồi nên là cấp 3 thi vô trường khác”</w:t>
      </w:r>
    </w:p>
    <w:p w:rsidR="00000000" w:rsidDel="00000000" w:rsidP="00000000" w:rsidRDefault="00000000" w:rsidRPr="00000000" w14:paraId="000002DC">
      <w:pPr>
        <w:spacing w:after="240" w:before="240" w:line="480" w:lineRule="auto"/>
        <w:ind w:left="0" w:firstLine="0"/>
        <w:rPr/>
      </w:pPr>
      <w:r w:rsidDel="00000000" w:rsidR="00000000" w:rsidRPr="00000000">
        <w:rPr>
          <w:rtl w:val="0"/>
        </w:rPr>
        <w:t xml:space="preserve">“Vậy mà giờ vô đây vẫn đụng phải nó”</w:t>
      </w:r>
    </w:p>
    <w:p w:rsidR="00000000" w:rsidDel="00000000" w:rsidP="00000000" w:rsidRDefault="00000000" w:rsidRPr="00000000" w14:paraId="000002DD">
      <w:pPr>
        <w:spacing w:after="240" w:before="240" w:line="480" w:lineRule="auto"/>
        <w:ind w:left="0" w:firstLine="0"/>
        <w:rPr/>
      </w:pPr>
      <w:r w:rsidDel="00000000" w:rsidR="00000000" w:rsidRPr="00000000">
        <w:rPr>
          <w:b w:val="1"/>
          <w:bCs w:val="1"/>
          <w:rtl w:val="0"/>
        </w:rPr>
        <w:t xml:space="preserve">Nghĩa:</w:t>
      </w:r>
      <w:r w:rsidDel="00000000" w:rsidR="00000000" w:rsidRPr="00000000">
        <w:rPr>
          <w:rtl w:val="0"/>
        </w:rPr>
        <w:t xml:space="preserve"> “Ê này mày bắt chước tao nha”</w:t>
      </w:r>
    </w:p>
    <w:p w:rsidR="00000000" w:rsidDel="00000000" w:rsidP="00000000" w:rsidRDefault="00000000" w:rsidRPr="00000000" w14:paraId="000002DE">
      <w:pPr>
        <w:spacing w:after="240" w:before="240" w:line="480" w:lineRule="auto"/>
        <w:ind w:left="0" w:firstLine="0"/>
        <w:rPr/>
      </w:pPr>
      <w:r w:rsidDel="00000000" w:rsidR="00000000" w:rsidRPr="00000000">
        <w:rPr>
          <w:rtl w:val="0"/>
        </w:rPr>
        <w:t xml:space="preserve">“Tao tính học cô Duyên từ lâu rồi mà”</w:t>
      </w:r>
    </w:p>
    <w:p w:rsidR="00000000" w:rsidDel="00000000" w:rsidP="00000000" w:rsidRDefault="00000000" w:rsidRPr="00000000" w14:paraId="000002DF">
      <w:pPr>
        <w:spacing w:after="240" w:before="240" w:line="480" w:lineRule="auto"/>
        <w:ind w:left="0" w:firstLine="0"/>
        <w:rPr/>
      </w:pPr>
      <w:r w:rsidDel="00000000" w:rsidR="00000000" w:rsidRPr="00000000">
        <w:rPr>
          <w:b w:val="1"/>
          <w:bCs w:val="1"/>
          <w:rtl w:val="0"/>
        </w:rPr>
        <w:t xml:space="preserve">Phong:</w:t>
      </w:r>
      <w:r w:rsidDel="00000000" w:rsidR="00000000" w:rsidRPr="00000000">
        <w:rPr>
          <w:rtl w:val="0"/>
        </w:rPr>
        <w:t xml:space="preserve"> “Nhưng mà mày phải đợi người giúp mới vô được, mà còn vô học sau tao nữa”</w:t>
      </w:r>
    </w:p>
    <w:p w:rsidR="00000000" w:rsidDel="00000000" w:rsidP="00000000" w:rsidRDefault="00000000" w:rsidRPr="00000000" w14:paraId="000002E0">
      <w:pPr>
        <w:spacing w:after="240" w:before="240" w:line="480" w:lineRule="auto"/>
        <w:ind w:left="0" w:firstLine="0"/>
        <w:rPr/>
      </w:pPr>
      <w:r w:rsidDel="00000000" w:rsidR="00000000" w:rsidRPr="00000000">
        <w:rPr>
          <w:rtl w:val="0"/>
        </w:rPr>
        <w:t xml:space="preserve">(Bạn tò mò làm sao để được giúp vào lớp, do chính bạn cũng đã phải canh slot trong lớp rất lâu mới vào được.)</w:t>
      </w:r>
    </w:p>
    <w:p w:rsidR="00000000" w:rsidDel="00000000" w:rsidP="00000000" w:rsidRDefault="00000000" w:rsidRPr="00000000" w14:paraId="000002E1">
      <w:pPr>
        <w:spacing w:after="240" w:before="240" w:line="480" w:lineRule="auto"/>
        <w:rPr>
          <w:shd w:fill="ffe599" w:val="clear"/>
        </w:rPr>
      </w:pPr>
      <w:r w:rsidDel="00000000" w:rsidR="00000000" w:rsidRPr="00000000">
        <w:rPr>
          <w:shd w:fill="ffe599" w:val="clear"/>
          <w:rtl w:val="0"/>
        </w:rPr>
        <w:t xml:space="preserve">&lt;Nói rằng Nghĩa may mắn do có người giúp đỡ&gt;</w:t>
      </w:r>
    </w:p>
    <w:p w:rsidR="00000000" w:rsidDel="00000000" w:rsidP="00000000" w:rsidRDefault="00000000" w:rsidRPr="00000000" w14:paraId="000002E2">
      <w:pPr>
        <w:spacing w:after="240" w:before="240" w:line="480" w:lineRule="auto"/>
        <w:rPr>
          <w:shd w:fill="ffe599" w:val="clear"/>
        </w:rPr>
      </w:pPr>
      <w:r w:rsidDel="00000000" w:rsidR="00000000" w:rsidRPr="00000000">
        <w:rPr>
          <w:shd w:fill="ffe599" w:val="clear"/>
          <w:rtl w:val="0"/>
        </w:rPr>
        <w:t xml:space="preserve">&lt;Nói rằng ước gì bạn cũng được đi cửa sau giống vậy&gt;</w:t>
      </w:r>
      <w:r w:rsidDel="00000000" w:rsidR="00000000" w:rsidRPr="00000000">
        <w:br w:type="page"/>
      </w:r>
      <w:r w:rsidDel="00000000" w:rsidR="00000000" w:rsidRPr="00000000">
        <w:rPr>
          <w:rtl w:val="0"/>
        </w:rPr>
      </w:r>
    </w:p>
    <w:p w:rsidR="00000000" w:rsidDel="00000000" w:rsidP="00000000" w:rsidRDefault="00000000" w:rsidRPr="00000000" w14:paraId="000002E3">
      <w:pPr>
        <w:spacing w:after="240" w:before="240" w:line="480" w:lineRule="auto"/>
        <w:rPr>
          <w:shd w:fill="ffe599" w:val="clear"/>
        </w:rPr>
      </w:pPr>
      <w:r w:rsidDel="00000000" w:rsidR="00000000" w:rsidRPr="00000000">
        <w:rPr>
          <w:shd w:fill="ffe599" w:val="clear"/>
          <w:rtl w:val="0"/>
        </w:rPr>
        <w:t xml:space="preserve">&lt;Nói rằng Nghĩa may mắn do có người giúp đỡ&gt;</w:t>
      </w:r>
    </w:p>
    <w:p w:rsidR="00000000" w:rsidDel="00000000" w:rsidP="00000000" w:rsidRDefault="00000000" w:rsidRPr="00000000" w14:paraId="000002E4">
      <w:pPr>
        <w:spacing w:after="240" w:before="240" w:line="480" w:lineRule="auto"/>
        <w:ind w:left="0" w:firstLine="0"/>
        <w:rPr/>
      </w:pPr>
      <w:r w:rsidDel="00000000" w:rsidR="00000000" w:rsidRPr="00000000">
        <w:rPr>
          <w:b w:val="1"/>
          <w:bCs w:val="1"/>
          <w:rtl w:val="0"/>
        </w:rPr>
        <w:t xml:space="preserve">Nghĩa:</w:t>
      </w:r>
      <w:r w:rsidDel="00000000" w:rsidR="00000000" w:rsidRPr="00000000">
        <w:rPr>
          <w:rtl w:val="0"/>
        </w:rPr>
        <w:t xml:space="preserve"> “À không cũng không khó lắm đâu”</w:t>
      </w:r>
    </w:p>
    <w:p w:rsidR="00000000" w:rsidDel="00000000" w:rsidP="00000000" w:rsidRDefault="00000000" w:rsidRPr="00000000" w14:paraId="000002E5">
      <w:pPr>
        <w:spacing w:after="240" w:before="240" w:line="480" w:lineRule="auto"/>
        <w:ind w:left="0" w:firstLine="0"/>
        <w:rPr/>
      </w:pPr>
      <w:r w:rsidDel="00000000" w:rsidR="00000000" w:rsidRPr="00000000">
        <w:rPr>
          <w:rtl w:val="0"/>
        </w:rPr>
        <w:t xml:space="preserve">“Tui nhờ bạn xem có ai bỏ lớp không thì đăng kí thui”</w:t>
      </w:r>
    </w:p>
    <w:p w:rsidR="00000000" w:rsidDel="00000000" w:rsidP="00000000" w:rsidRDefault="00000000" w:rsidRPr="00000000" w14:paraId="000002E6">
      <w:pPr>
        <w:spacing w:after="240" w:before="240" w:line="480" w:lineRule="auto"/>
        <w:ind w:left="0" w:firstLine="0"/>
        <w:rPr/>
      </w:pPr>
      <w:r w:rsidDel="00000000" w:rsidR="00000000" w:rsidRPr="00000000">
        <w:rPr>
          <w:rtl w:val="0"/>
        </w:rPr>
        <w:t xml:space="preserve">“Chứ cũng không có cách nào chắc chắn vô được lớp đâu”</w:t>
      </w:r>
    </w:p>
    <w:p w:rsidR="00000000" w:rsidDel="00000000" w:rsidP="00000000" w:rsidRDefault="00000000" w:rsidRPr="00000000" w14:paraId="000002E7">
      <w:pPr>
        <w:spacing w:after="240" w:before="240" w:line="480" w:lineRule="auto"/>
        <w:ind w:left="0" w:firstLine="0"/>
        <w:rPr/>
      </w:pPr>
      <w:r w:rsidDel="00000000" w:rsidR="00000000" w:rsidRPr="00000000">
        <w:rPr>
          <w:b w:val="1"/>
          <w:bCs w:val="1"/>
          <w:rtl w:val="0"/>
        </w:rPr>
        <w:t xml:space="preserve">Phong Lê</w:t>
      </w:r>
      <w:r w:rsidDel="00000000" w:rsidR="00000000" w:rsidRPr="00000000">
        <w:rPr>
          <w:rtl w:val="0"/>
        </w:rPr>
        <w:t xml:space="preserve">: “Tóm lại là canh slot nhưng mà nâng cao hơn thôi”</w:t>
      </w:r>
    </w:p>
    <w:p w:rsidR="00000000" w:rsidDel="00000000" w:rsidP="00000000" w:rsidRDefault="00000000" w:rsidRPr="00000000" w14:paraId="000002E8">
      <w:pPr>
        <w:spacing w:after="240" w:before="240" w:line="480" w:lineRule="auto"/>
        <w:rPr>
          <w:shd w:fill="ffe599" w:val="clear"/>
        </w:rPr>
      </w:pPr>
      <w:r w:rsidDel="00000000" w:rsidR="00000000" w:rsidRPr="00000000">
        <w:rPr>
          <w:shd w:fill="ffe599" w:val="clear"/>
          <w:rtl w:val="0"/>
        </w:rPr>
        <w:t xml:space="preserve">&lt;Nói rằng ước gì bạn cũng được đi cửa sau giống vậy&gt;</w:t>
      </w:r>
    </w:p>
    <w:p w:rsidR="00000000" w:rsidDel="00000000" w:rsidP="00000000" w:rsidRDefault="00000000" w:rsidRPr="00000000" w14:paraId="000002E9">
      <w:pPr>
        <w:spacing w:after="240" w:before="240" w:line="480" w:lineRule="auto"/>
        <w:rPr>
          <w:shd w:fill="dd7e6b" w:val="clear"/>
        </w:rPr>
      </w:pPr>
      <w:r w:rsidDel="00000000" w:rsidR="00000000" w:rsidRPr="00000000">
        <w:rPr>
          <w:shd w:fill="dd7e6b" w:val="clear"/>
          <w:rtl w:val="0"/>
        </w:rPr>
        <w:t xml:space="preserve">[-1 fp ĐN]</w:t>
      </w:r>
    </w:p>
    <w:p w:rsidR="00000000" w:rsidDel="00000000" w:rsidP="00000000" w:rsidRDefault="00000000" w:rsidRPr="00000000" w14:paraId="000002EA">
      <w:pPr>
        <w:spacing w:after="240" w:before="240" w:line="480" w:lineRule="auto"/>
        <w:rPr/>
      </w:pPr>
      <w:r w:rsidDel="00000000" w:rsidR="00000000" w:rsidRPr="00000000">
        <w:rPr>
          <w:b w:val="1"/>
          <w:bCs w:val="1"/>
          <w:rtl w:val="0"/>
        </w:rPr>
        <w:t xml:space="preserve">Nghĩa</w:t>
      </w:r>
      <w:r w:rsidDel="00000000" w:rsidR="00000000" w:rsidRPr="00000000">
        <w:rPr>
          <w:rtl w:val="0"/>
        </w:rPr>
        <w:t xml:space="preserve">: “Không phải cửa sau đâu”</w:t>
      </w:r>
    </w:p>
    <w:p w:rsidR="00000000" w:rsidDel="00000000" w:rsidP="00000000" w:rsidRDefault="00000000" w:rsidRPr="00000000" w14:paraId="000002EB">
      <w:pPr>
        <w:spacing w:after="240" w:before="240" w:line="480" w:lineRule="auto"/>
        <w:rPr/>
      </w:pPr>
      <w:r w:rsidDel="00000000" w:rsidR="00000000" w:rsidRPr="00000000">
        <w:rPr>
          <w:rtl w:val="0"/>
        </w:rPr>
        <w:t xml:space="preserve">“Tụi tui giỡn vậy chứ tui vẫn đường đường chính chính đăng kí lớp á”</w:t>
      </w:r>
    </w:p>
    <w:p w:rsidR="00000000" w:rsidDel="00000000" w:rsidP="00000000" w:rsidRDefault="00000000" w:rsidRPr="00000000" w14:paraId="000002EC">
      <w:pPr>
        <w:spacing w:after="240" w:before="240" w:line="480" w:lineRule="auto"/>
        <w:rPr/>
      </w:pPr>
      <w:r w:rsidDel="00000000" w:rsidR="00000000" w:rsidRPr="00000000">
        <w:br w:type="page"/>
      </w:r>
      <w:r w:rsidDel="00000000" w:rsidR="00000000" w:rsidRPr="00000000">
        <w:rPr>
          <w:rtl w:val="0"/>
        </w:rPr>
      </w:r>
    </w:p>
    <w:p w:rsidR="00000000" w:rsidDel="00000000" w:rsidP="00000000" w:rsidRDefault="00000000" w:rsidRPr="00000000" w14:paraId="000002ED">
      <w:pPr>
        <w:spacing w:after="240" w:before="240" w:line="480" w:lineRule="auto"/>
        <w:ind w:left="0" w:firstLine="0"/>
        <w:rPr/>
      </w:pPr>
      <w:r w:rsidDel="00000000" w:rsidR="00000000" w:rsidRPr="00000000">
        <w:rPr>
          <w:b w:val="1"/>
          <w:bCs w:val="1"/>
          <w:rtl w:val="0"/>
        </w:rPr>
        <w:t xml:space="preserve">Nghĩa:</w:t>
      </w:r>
      <w:r w:rsidDel="00000000" w:rsidR="00000000" w:rsidRPr="00000000">
        <w:rPr>
          <w:rtl w:val="0"/>
        </w:rPr>
        <w:t xml:space="preserve"> “Tại tui nghe danh tiếng cô Duyên lâu rồi.”</w:t>
      </w:r>
    </w:p>
    <w:p w:rsidR="00000000" w:rsidDel="00000000" w:rsidP="00000000" w:rsidRDefault="00000000" w:rsidRPr="00000000" w14:paraId="000002EE">
      <w:pPr>
        <w:spacing w:after="240" w:before="240" w:line="480" w:lineRule="auto"/>
        <w:ind w:left="0" w:firstLine="0"/>
        <w:rPr/>
      </w:pPr>
      <w:r w:rsidDel="00000000" w:rsidR="00000000" w:rsidRPr="00000000">
        <w:rPr>
          <w:rtl w:val="0"/>
        </w:rPr>
        <w:t xml:space="preserve">“Mọi người đều bảo cô dạy hay lắm nên tui muốn học”</w:t>
      </w:r>
    </w:p>
    <w:p w:rsidR="00000000" w:rsidDel="00000000" w:rsidP="00000000" w:rsidRDefault="00000000" w:rsidRPr="00000000" w14:paraId="000002EF">
      <w:pPr>
        <w:spacing w:after="240" w:before="240" w:line="480" w:lineRule="auto"/>
        <w:ind w:left="0" w:firstLine="0"/>
        <w:rPr/>
      </w:pPr>
      <w:r w:rsidDel="00000000" w:rsidR="00000000" w:rsidRPr="00000000">
        <w:rPr>
          <w:rtl w:val="0"/>
        </w:rPr>
        <w:t xml:space="preserve">“Với lại cũng có bạn học chung nữa nên vui hơn”</w:t>
      </w:r>
    </w:p>
    <w:p w:rsidR="00000000" w:rsidDel="00000000" w:rsidP="00000000" w:rsidRDefault="00000000" w:rsidRPr="00000000" w14:paraId="000002F0">
      <w:pPr>
        <w:spacing w:after="240" w:before="240" w:line="480" w:lineRule="auto"/>
        <w:ind w:left="0" w:firstLine="0"/>
        <w:rPr/>
      </w:pPr>
      <w:r w:rsidDel="00000000" w:rsidR="00000000" w:rsidRPr="00000000">
        <w:rPr>
          <w:rtl w:val="0"/>
        </w:rPr>
        <w:t xml:space="preserve">(Nghĩa nói rồi chỉ Phong Lê với Gia Khiếu)</w:t>
      </w:r>
    </w:p>
    <w:p w:rsidR="00000000" w:rsidDel="00000000" w:rsidP="00000000" w:rsidRDefault="00000000" w:rsidRPr="00000000" w14:paraId="000002F1">
      <w:pPr>
        <w:spacing w:after="240" w:before="240" w:line="480" w:lineRule="auto"/>
        <w:ind w:left="0" w:firstLine="0"/>
        <w:rPr/>
      </w:pPr>
      <w:r w:rsidDel="00000000" w:rsidR="00000000" w:rsidRPr="00000000">
        <w:rPr>
          <w:rtl w:val="0"/>
        </w:rPr>
        <w:t xml:space="preserve">(Bạn nói rằng có bạn học chung cũng vui hơn thiệt)</w:t>
      </w:r>
    </w:p>
    <w:p w:rsidR="00000000" w:rsidDel="00000000" w:rsidP="00000000" w:rsidRDefault="00000000" w:rsidRPr="00000000" w14:paraId="000002F2">
      <w:pPr>
        <w:spacing w:after="240" w:before="240" w:line="480" w:lineRule="auto"/>
        <w:rPr/>
      </w:pPr>
      <w:r w:rsidDel="00000000" w:rsidR="00000000" w:rsidRPr="00000000">
        <w:rPr>
          <w:b w:val="1"/>
          <w:bCs w:val="1"/>
          <w:rtl w:val="0"/>
        </w:rPr>
        <w:t xml:space="preserve">Nghĩa</w:t>
      </w:r>
      <w:r w:rsidDel="00000000" w:rsidR="00000000" w:rsidRPr="00000000">
        <w:rPr>
          <w:rtl w:val="0"/>
        </w:rPr>
        <w:t xml:space="preserve"> (cười): “Ừa, cảm giác đỡ bỡ ngỡ hơn”</w:t>
      </w:r>
    </w:p>
    <w:p w:rsidR="00000000" w:rsidDel="00000000" w:rsidP="00000000" w:rsidRDefault="00000000" w:rsidRPr="00000000" w14:paraId="000002F3">
      <w:pPr>
        <w:spacing w:after="240" w:before="240" w:line="480" w:lineRule="auto"/>
        <w:rPr/>
      </w:pPr>
      <w:r w:rsidDel="00000000" w:rsidR="00000000" w:rsidRPr="00000000">
        <w:rPr>
          <w:b w:val="1"/>
          <w:bCs w:val="1"/>
          <w:rtl w:val="0"/>
        </w:rPr>
        <w:t xml:space="preserve">Phong</w:t>
      </w:r>
      <w:r w:rsidDel="00000000" w:rsidR="00000000" w:rsidRPr="00000000">
        <w:rPr>
          <w:rtl w:val="0"/>
        </w:rPr>
        <w:t xml:space="preserve">: “Mà thôi thà tự canh chay còn hơn mắc nợ người khác”</w:t>
      </w:r>
    </w:p>
    <w:p w:rsidR="00000000" w:rsidDel="00000000" w:rsidP="00000000" w:rsidRDefault="00000000" w:rsidRPr="00000000" w14:paraId="000002F4">
      <w:pPr>
        <w:spacing w:after="240" w:before="240" w:line="480" w:lineRule="auto"/>
        <w:rPr/>
      </w:pPr>
      <w:r w:rsidDel="00000000" w:rsidR="00000000" w:rsidRPr="00000000">
        <w:rPr>
          <w:rtl w:val="0"/>
        </w:rPr>
        <w:t xml:space="preserve">“Hình như Nghĩa phải mua chuộc thằng bạn bọn mình bằng bánh mì đó”</w:t>
      </w:r>
    </w:p>
    <w:p w:rsidR="00000000" w:rsidDel="00000000" w:rsidP="00000000" w:rsidRDefault="00000000" w:rsidRPr="00000000" w14:paraId="000002F5">
      <w:pPr>
        <w:spacing w:after="240" w:before="240" w:line="480" w:lineRule="auto"/>
        <w:rPr/>
      </w:pPr>
      <w:r w:rsidDel="00000000" w:rsidR="00000000" w:rsidRPr="00000000">
        <w:rPr>
          <w:b w:val="1"/>
          <w:bCs w:val="1"/>
          <w:rtl w:val="0"/>
        </w:rPr>
        <w:t xml:space="preserve">Nghĩa</w:t>
      </w:r>
      <w:r w:rsidDel="00000000" w:rsidR="00000000" w:rsidRPr="00000000">
        <w:rPr>
          <w:rtl w:val="0"/>
        </w:rPr>
        <w:t xml:space="preserve"> (né tránh ánh nhìn): “Haha có đâu ba”</w:t>
      </w:r>
    </w:p>
    <w:p w:rsidR="00000000" w:rsidDel="00000000" w:rsidP="00000000" w:rsidRDefault="00000000" w:rsidRPr="00000000" w14:paraId="000002F6">
      <w:pPr>
        <w:spacing w:after="240" w:before="240" w:line="480" w:lineRule="auto"/>
        <w:rPr/>
      </w:pPr>
      <w:r w:rsidDel="00000000" w:rsidR="00000000" w:rsidRPr="00000000">
        <w:rPr>
          <w:b w:val="1"/>
          <w:bCs w:val="1"/>
          <w:rtl w:val="0"/>
        </w:rPr>
        <w:t xml:space="preserve">Phong:</w:t>
      </w:r>
      <w:r w:rsidDel="00000000" w:rsidR="00000000" w:rsidRPr="00000000">
        <w:rPr>
          <w:rtl w:val="0"/>
        </w:rPr>
        <w:t xml:space="preserve"> “Lại còn chối, nhìn mặt mày là biết rồi”</w:t>
      </w:r>
    </w:p>
    <w:p w:rsidR="00000000" w:rsidDel="00000000" w:rsidP="00000000" w:rsidRDefault="00000000" w:rsidRPr="00000000" w14:paraId="000002F7">
      <w:pPr>
        <w:spacing w:after="240" w:before="240" w:line="480" w:lineRule="auto"/>
        <w:rPr/>
      </w:pPr>
      <w:r w:rsidDel="00000000" w:rsidR="00000000" w:rsidRPr="00000000">
        <w:rPr>
          <w:b w:val="1"/>
          <w:bCs w:val="1"/>
          <w:rtl w:val="0"/>
        </w:rPr>
        <w:t xml:space="preserve">Nghĩa</w:t>
      </w:r>
      <w:r w:rsidDel="00000000" w:rsidR="00000000" w:rsidRPr="00000000">
        <w:rPr>
          <w:rtl w:val="0"/>
        </w:rPr>
        <w:t xml:space="preserve">: “Không hề luôn”</w:t>
      </w:r>
    </w:p>
    <w:p w:rsidR="00000000" w:rsidDel="00000000" w:rsidP="00000000" w:rsidRDefault="00000000" w:rsidRPr="00000000" w14:paraId="000002F8">
      <w:pPr>
        <w:spacing w:after="240" w:before="240" w:line="480" w:lineRule="auto"/>
        <w:rPr>
          <w:shd w:fill="ffe599" w:val="clear"/>
        </w:rPr>
      </w:pPr>
      <w:r w:rsidDel="00000000" w:rsidR="00000000" w:rsidRPr="00000000">
        <w:rPr>
          <w:shd w:fill="ffe599" w:val="clear"/>
          <w:rtl w:val="0"/>
        </w:rPr>
        <w:t xml:space="preserve">&lt;Nói rằng hai người có vẻ thân thiết&gt;</w:t>
      </w:r>
    </w:p>
    <w:p w:rsidR="00000000" w:rsidDel="00000000" w:rsidP="00000000" w:rsidRDefault="00000000" w:rsidRPr="00000000" w14:paraId="000002F9">
      <w:pPr>
        <w:spacing w:after="240" w:before="240" w:line="480" w:lineRule="auto"/>
        <w:rPr>
          <w:shd w:fill="ffe599" w:val="clear"/>
        </w:rPr>
      </w:pPr>
      <w:r w:rsidDel="00000000" w:rsidR="00000000" w:rsidRPr="00000000">
        <w:rPr>
          <w:shd w:fill="ffe599" w:val="clear"/>
          <w:rtl w:val="0"/>
        </w:rPr>
        <w:t xml:space="preserve">&lt;Nói rằng hai người có vẻ ghét nhau&gt;</w:t>
      </w:r>
      <w:r w:rsidDel="00000000" w:rsidR="00000000" w:rsidRPr="00000000">
        <w:br w:type="page"/>
      </w:r>
      <w:r w:rsidDel="00000000" w:rsidR="00000000" w:rsidRPr="00000000">
        <w:rPr>
          <w:rtl w:val="0"/>
        </w:rPr>
      </w:r>
    </w:p>
    <w:p w:rsidR="00000000" w:rsidDel="00000000" w:rsidP="00000000" w:rsidRDefault="00000000" w:rsidRPr="00000000" w14:paraId="000002FA">
      <w:pPr>
        <w:spacing w:after="240" w:before="240" w:line="480" w:lineRule="auto"/>
        <w:rPr>
          <w:shd w:fill="ffe599" w:val="clear"/>
        </w:rPr>
      </w:pPr>
      <w:r w:rsidDel="00000000" w:rsidR="00000000" w:rsidRPr="00000000">
        <w:rPr>
          <w:shd w:fill="ffe599" w:val="clear"/>
          <w:rtl w:val="0"/>
        </w:rPr>
        <w:t xml:space="preserve">&lt;Nói rằng hai người có vẻ thân thiết&gt;</w:t>
      </w:r>
    </w:p>
    <w:p w:rsidR="00000000" w:rsidDel="00000000" w:rsidP="00000000" w:rsidRDefault="00000000" w:rsidRPr="00000000" w14:paraId="000002FB">
      <w:pPr>
        <w:spacing w:after="240" w:before="240" w:line="480" w:lineRule="auto"/>
        <w:rPr/>
      </w:pPr>
      <w:r w:rsidDel="00000000" w:rsidR="00000000" w:rsidRPr="00000000">
        <w:rPr>
          <w:b w:val="1"/>
          <w:bCs w:val="1"/>
          <w:rtl w:val="0"/>
        </w:rPr>
        <w:t xml:space="preserve">Phong và Nghĩa đồng thanh:</w:t>
      </w:r>
      <w:r w:rsidDel="00000000" w:rsidR="00000000" w:rsidRPr="00000000">
        <w:rPr>
          <w:rtl w:val="0"/>
        </w:rPr>
        <w:t xml:space="preserve"> “Thân bại danh liệt thì có”</w:t>
      </w:r>
    </w:p>
    <w:p w:rsidR="00000000" w:rsidDel="00000000" w:rsidP="00000000" w:rsidRDefault="00000000" w:rsidRPr="00000000" w14:paraId="000002FC">
      <w:pPr>
        <w:spacing w:after="240" w:before="240" w:line="480" w:lineRule="auto"/>
        <w:rPr>
          <w:shd w:fill="b6d7a8" w:val="clear"/>
        </w:rPr>
      </w:pPr>
      <w:r w:rsidDel="00000000" w:rsidR="00000000" w:rsidRPr="00000000">
        <w:rPr>
          <w:shd w:fill="b6d7a8" w:val="clear"/>
          <w:rtl w:val="0"/>
        </w:rPr>
        <w:t xml:space="preserve">[+1 fp PL]</w:t>
      </w:r>
    </w:p>
    <w:p w:rsidR="00000000" w:rsidDel="00000000" w:rsidP="00000000" w:rsidRDefault="00000000" w:rsidRPr="00000000" w14:paraId="000002FD">
      <w:pPr>
        <w:spacing w:after="240" w:before="240" w:line="480" w:lineRule="auto"/>
        <w:rPr>
          <w:shd w:fill="b6d7a8" w:val="clear"/>
        </w:rPr>
      </w:pPr>
      <w:r w:rsidDel="00000000" w:rsidR="00000000" w:rsidRPr="00000000">
        <w:rPr>
          <w:shd w:fill="b6d7a8" w:val="clear"/>
          <w:rtl w:val="0"/>
        </w:rPr>
        <w:t xml:space="preserve">[+1 fp ĐN]</w:t>
      </w:r>
    </w:p>
    <w:p w:rsidR="00000000" w:rsidDel="00000000" w:rsidP="00000000" w:rsidRDefault="00000000" w:rsidRPr="00000000" w14:paraId="000002FE">
      <w:pPr>
        <w:spacing w:after="240" w:before="240" w:line="480" w:lineRule="auto"/>
        <w:rPr/>
      </w:pPr>
      <w:r w:rsidDel="00000000" w:rsidR="00000000" w:rsidRPr="00000000">
        <w:rPr>
          <w:b w:val="1"/>
          <w:bCs w:val="1"/>
          <w:rtl w:val="0"/>
        </w:rPr>
        <w:t xml:space="preserve">Phong</w:t>
      </w:r>
      <w:r w:rsidDel="00000000" w:rsidR="00000000" w:rsidRPr="00000000">
        <w:rPr>
          <w:rtl w:val="0"/>
        </w:rPr>
        <w:t xml:space="preserve">: “Mình không thể đợi đến lúc hết giờ để không phải ngồi cạnh nó nữa”</w:t>
      </w:r>
    </w:p>
    <w:p w:rsidR="00000000" w:rsidDel="00000000" w:rsidP="00000000" w:rsidRDefault="00000000" w:rsidRPr="00000000" w14:paraId="000002FF">
      <w:pPr>
        <w:spacing w:after="240" w:before="240" w:line="480" w:lineRule="auto"/>
        <w:rPr/>
      </w:pPr>
      <w:r w:rsidDel="00000000" w:rsidR="00000000" w:rsidRPr="00000000">
        <w:rPr>
          <w:b w:val="1"/>
          <w:bCs w:val="1"/>
          <w:rtl w:val="0"/>
        </w:rPr>
        <w:t xml:space="preserve">Nghĩa</w:t>
      </w:r>
      <w:r w:rsidDel="00000000" w:rsidR="00000000" w:rsidRPr="00000000">
        <w:rPr>
          <w:rtl w:val="0"/>
        </w:rPr>
        <w:t xml:space="preserve">: “Làm như tao thèm ngồi với mày chắc”</w:t>
      </w:r>
    </w:p>
    <w:p w:rsidR="00000000" w:rsidDel="00000000" w:rsidP="00000000" w:rsidRDefault="00000000" w:rsidRPr="00000000" w14:paraId="00000300">
      <w:pPr>
        <w:spacing w:after="240" w:before="240" w:line="480" w:lineRule="auto"/>
        <w:rPr>
          <w:shd w:fill="ffe599" w:val="clear"/>
        </w:rPr>
      </w:pPr>
      <w:r w:rsidDel="00000000" w:rsidR="00000000" w:rsidRPr="00000000">
        <w:rPr>
          <w:shd w:fill="ffe599" w:val="clear"/>
          <w:rtl w:val="0"/>
        </w:rPr>
        <w:t xml:space="preserve">&lt;Nói rằng hai người có vẻ ghét nhau&gt;</w:t>
      </w:r>
    </w:p>
    <w:p w:rsidR="00000000" w:rsidDel="00000000" w:rsidP="00000000" w:rsidRDefault="00000000" w:rsidRPr="00000000" w14:paraId="00000301">
      <w:pPr>
        <w:spacing w:after="240" w:before="240" w:line="480" w:lineRule="auto"/>
        <w:rPr/>
      </w:pPr>
      <w:r w:rsidDel="00000000" w:rsidR="00000000" w:rsidRPr="00000000">
        <w:rPr>
          <w:b w:val="1"/>
          <w:bCs w:val="1"/>
          <w:rtl w:val="0"/>
        </w:rPr>
        <w:t xml:space="preserve">Phong</w:t>
      </w:r>
      <w:r w:rsidDel="00000000" w:rsidR="00000000" w:rsidRPr="00000000">
        <w:rPr>
          <w:rtl w:val="0"/>
        </w:rPr>
        <w:t xml:space="preserve">: “Đúng rồi đấy, ngày nào nó còn ở đây ngày đấy mình không yên thân nổi”</w:t>
      </w:r>
    </w:p>
    <w:p w:rsidR="00000000" w:rsidDel="00000000" w:rsidP="00000000" w:rsidRDefault="00000000" w:rsidRPr="00000000" w14:paraId="00000302">
      <w:pPr>
        <w:spacing w:after="240" w:before="240" w:line="480" w:lineRule="auto"/>
        <w:rPr/>
      </w:pPr>
      <w:r w:rsidDel="00000000" w:rsidR="00000000" w:rsidRPr="00000000">
        <w:rPr>
          <w:b w:val="1"/>
          <w:bCs w:val="1"/>
          <w:rtl w:val="0"/>
        </w:rPr>
        <w:t xml:space="preserve">Nghĩa</w:t>
      </w:r>
      <w:r w:rsidDel="00000000" w:rsidR="00000000" w:rsidRPr="00000000">
        <w:rPr>
          <w:rtl w:val="0"/>
        </w:rPr>
        <w:t xml:space="preserve">: “Câu đấy tao nói mới đúng”</w:t>
      </w:r>
      <w:r w:rsidDel="00000000" w:rsidR="00000000" w:rsidRPr="00000000">
        <w:br w:type="page"/>
      </w:r>
      <w:r w:rsidDel="00000000" w:rsidR="00000000" w:rsidRPr="00000000">
        <w:rPr>
          <w:rtl w:val="0"/>
        </w:rPr>
      </w:r>
    </w:p>
    <w:p w:rsidR="00000000" w:rsidDel="00000000" w:rsidP="00000000" w:rsidRDefault="00000000" w:rsidRPr="00000000" w14:paraId="00000303">
      <w:pPr>
        <w:spacing w:after="240" w:before="240" w:line="480" w:lineRule="auto"/>
        <w:rPr/>
      </w:pPr>
      <w:r w:rsidDel="00000000" w:rsidR="00000000" w:rsidRPr="00000000">
        <w:rPr>
          <w:rtl w:val="0"/>
        </w:rPr>
        <w:t xml:space="preserve">(Hai người lại tiếp tục chí chóe cãi nhau, bạn thấy hai người như hai anh em đang đánh nhau vậy. Sau đó khi cô Duyên quay xuống thì hai đưa lại chuyển sang im bặt làm bài, thay đổi nhanh đến mức bạn chớp mắt là không kịp để ý luôn.)</w:t>
      </w:r>
    </w:p>
    <w:p w:rsidR="00000000" w:rsidDel="00000000" w:rsidP="00000000" w:rsidRDefault="00000000" w:rsidRPr="00000000" w14:paraId="00000304">
      <w:pPr>
        <w:spacing w:after="240" w:before="240" w:line="480" w:lineRule="auto"/>
        <w:rPr>
          <w:highlight w:val="white"/>
        </w:rPr>
      </w:pPr>
      <w:r w:rsidDel="00000000" w:rsidR="00000000" w:rsidRPr="00000000">
        <w:rPr>
          <w:b w:val="1"/>
          <w:bCs w:val="1"/>
          <w:highlight w:val="white"/>
          <w:rtl w:val="0"/>
        </w:rPr>
        <w:t xml:space="preserve">Gia Khiếu</w:t>
      </w:r>
      <w:r w:rsidDel="00000000" w:rsidR="00000000" w:rsidRPr="00000000">
        <w:rPr>
          <w:highlight w:val="white"/>
          <w:rtl w:val="0"/>
        </w:rPr>
        <w:t xml:space="preserve">: Khọtttttttttttttttttttttttttttttttttt (chữ t đi ra khỏi textbox)</w:t>
      </w:r>
    </w:p>
    <w:p w:rsidR="00000000" w:rsidDel="00000000" w:rsidP="00000000" w:rsidRDefault="00000000" w:rsidRPr="00000000" w14:paraId="00000305">
      <w:pPr>
        <w:spacing w:after="240" w:before="240" w:line="480" w:lineRule="auto"/>
        <w:rPr/>
      </w:pPr>
      <w:r w:rsidDel="00000000" w:rsidR="00000000" w:rsidRPr="00000000">
        <w:rPr>
          <w:rtl w:val="0"/>
        </w:rPr>
        <w:t xml:space="preserve">(Gia Khiếu bất ngờ phát ra tiếng ngáy "khọt" rõ to. Bạn và hai người kia cùng quay sang.)</w:t>
      </w:r>
    </w:p>
    <w:p w:rsidR="00000000" w:rsidDel="00000000" w:rsidP="00000000" w:rsidRDefault="00000000" w:rsidRPr="00000000" w14:paraId="00000306">
      <w:pPr>
        <w:spacing w:after="240" w:before="240" w:line="480" w:lineRule="auto"/>
        <w:rPr/>
      </w:pPr>
      <w:r w:rsidDel="00000000" w:rsidR="00000000" w:rsidRPr="00000000">
        <w:rPr>
          <w:b w:val="1"/>
          <w:bCs w:val="1"/>
          <w:rtl w:val="0"/>
        </w:rPr>
        <w:t xml:space="preserve">Phong Lê</w:t>
      </w:r>
      <w:r w:rsidDel="00000000" w:rsidR="00000000" w:rsidRPr="00000000">
        <w:rPr>
          <w:rtl w:val="0"/>
        </w:rPr>
        <w:t xml:space="preserve"> (nhăn mặt); "Trời ơi, nó ngủ chảy ke lên tập tao nữa kìa."</w:t>
      </w:r>
    </w:p>
    <w:p w:rsidR="00000000" w:rsidDel="00000000" w:rsidP="00000000" w:rsidRDefault="00000000" w:rsidRPr="00000000" w14:paraId="00000307">
      <w:pPr>
        <w:spacing w:after="240" w:before="240" w:line="480" w:lineRule="auto"/>
        <w:rPr/>
      </w:pPr>
      <w:r w:rsidDel="00000000" w:rsidR="00000000" w:rsidRPr="00000000">
        <w:rPr>
          <w:b w:val="1"/>
          <w:bCs w:val="1"/>
          <w:rtl w:val="0"/>
        </w:rPr>
        <w:t xml:space="preserve">Nghĩa</w:t>
      </w:r>
      <w:r w:rsidDel="00000000" w:rsidR="00000000" w:rsidRPr="00000000">
        <w:rPr>
          <w:rtl w:val="0"/>
        </w:rPr>
        <w:t xml:space="preserve"> (thở ra):  "Đó là Gia Khiếu, học Phổ Thông Năng Khiếu ngay gần lớp này á.” </w:t>
      </w:r>
    </w:p>
    <w:p w:rsidR="00000000" w:rsidDel="00000000" w:rsidP="00000000" w:rsidRDefault="00000000" w:rsidRPr="00000000" w14:paraId="00000308">
      <w:pPr>
        <w:spacing w:after="240" w:before="240" w:line="480" w:lineRule="auto"/>
        <w:rPr/>
      </w:pPr>
      <w:r w:rsidDel="00000000" w:rsidR="00000000" w:rsidRPr="00000000">
        <w:rPr>
          <w:rtl w:val="0"/>
        </w:rPr>
        <w:t xml:space="preserve">(Bạn bất ngờ khi thấy cậu ta ngủ gật trong lớp)</w:t>
      </w:r>
    </w:p>
    <w:p w:rsidR="00000000" w:rsidDel="00000000" w:rsidP="00000000" w:rsidRDefault="00000000" w:rsidRPr="00000000" w14:paraId="00000309">
      <w:pPr>
        <w:spacing w:after="240" w:before="240" w:line="480" w:lineRule="auto"/>
        <w:rPr/>
      </w:pPr>
      <w:r w:rsidDel="00000000" w:rsidR="00000000" w:rsidRPr="00000000">
        <w:rPr>
          <w:b w:val="1"/>
          <w:bCs w:val="1"/>
          <w:rtl w:val="0"/>
        </w:rPr>
        <w:t xml:space="preserve">Nghĩa</w:t>
      </w:r>
      <w:r w:rsidDel="00000000" w:rsidR="00000000" w:rsidRPr="00000000">
        <w:rPr>
          <w:rtl w:val="0"/>
        </w:rPr>
        <w:t xml:space="preserve">: “Nhìn vậy chứ giỏi lắm đó nha”</w:t>
      </w:r>
    </w:p>
    <w:p w:rsidR="00000000" w:rsidDel="00000000" w:rsidP="00000000" w:rsidRDefault="00000000" w:rsidRPr="00000000" w14:paraId="0000030A">
      <w:pPr>
        <w:spacing w:after="240" w:before="240" w:line="480" w:lineRule="auto"/>
        <w:rPr/>
      </w:pPr>
      <w:r w:rsidDel="00000000" w:rsidR="00000000" w:rsidRPr="00000000">
        <w:rPr>
          <w:rtl w:val="0"/>
        </w:rPr>
        <w:t xml:space="preserve">“Chắc nó thua cái máy tính Casio mỗi cái tem chống hàng giả thôi.”</w:t>
      </w:r>
    </w:p>
    <w:p w:rsidR="00000000" w:rsidDel="00000000" w:rsidP="00000000" w:rsidRDefault="00000000" w:rsidRPr="00000000" w14:paraId="0000030B">
      <w:pPr>
        <w:spacing w:after="240" w:before="240" w:line="480" w:lineRule="auto"/>
        <w:rPr/>
      </w:pPr>
      <w:r w:rsidDel="00000000" w:rsidR="00000000" w:rsidRPr="00000000">
        <w:rPr>
          <w:rtl w:val="0"/>
        </w:rPr>
        <w:t xml:space="preserve">“À thua pin nữa, thằng này giải toán 5p là phải sạc pin 3 tiếng lận.”</w:t>
      </w:r>
    </w:p>
    <w:p w:rsidR="00000000" w:rsidDel="00000000" w:rsidP="00000000" w:rsidRDefault="00000000" w:rsidRPr="00000000" w14:paraId="0000030C">
      <w:pPr>
        <w:spacing w:after="240" w:before="240" w:line="480" w:lineRule="auto"/>
        <w:rPr/>
      </w:pPr>
      <w:r w:rsidDel="00000000" w:rsidR="00000000" w:rsidRPr="00000000">
        <w:rPr>
          <w:b w:val="1"/>
          <w:bCs w:val="1"/>
          <w:rtl w:val="0"/>
        </w:rPr>
        <w:t xml:space="preserve">Phong</w:t>
      </w:r>
      <w:r w:rsidDel="00000000" w:rsidR="00000000" w:rsidRPr="00000000">
        <w:rPr>
          <w:rtl w:val="0"/>
        </w:rPr>
        <w:t xml:space="preserve"> (khều nhẹ Khiếu): Ê Khiếu, dậy chào bạn mới kìa!</w:t>
      </w:r>
    </w:p>
    <w:p w:rsidR="00000000" w:rsidDel="00000000" w:rsidP="00000000" w:rsidRDefault="00000000" w:rsidRPr="00000000" w14:paraId="0000030D">
      <w:pPr>
        <w:spacing w:after="240" w:before="240" w:line="480" w:lineRule="auto"/>
        <w:rPr/>
      </w:pPr>
      <w:r w:rsidDel="00000000" w:rsidR="00000000" w:rsidRPr="00000000">
        <w:rPr>
          <w:b w:val="1"/>
          <w:bCs w:val="1"/>
          <w:rtl w:val="0"/>
        </w:rPr>
        <w:t xml:space="preserve">Gia Khiếu</w:t>
      </w:r>
      <w:r w:rsidDel="00000000" w:rsidR="00000000" w:rsidRPr="00000000">
        <w:rPr>
          <w:rtl w:val="0"/>
        </w:rPr>
        <w:t xml:space="preserve"> (mắt lim dim, lí nhí): “Chào..."</w:t>
      </w:r>
    </w:p>
    <w:p w:rsidR="00000000" w:rsidDel="00000000" w:rsidP="00000000" w:rsidRDefault="00000000" w:rsidRPr="00000000" w14:paraId="0000030E">
      <w:pPr>
        <w:spacing w:after="240" w:before="240" w:line="480" w:lineRule="auto"/>
        <w:rPr/>
      </w:pPr>
      <w:r w:rsidDel="00000000" w:rsidR="00000000" w:rsidRPr="00000000">
        <w:rPr>
          <w:b w:val="1"/>
          <w:bCs w:val="1"/>
          <w:rtl w:val="0"/>
        </w:rPr>
        <w:t xml:space="preserve">Nghĩa: “</w:t>
      </w:r>
      <w:r w:rsidDel="00000000" w:rsidR="00000000" w:rsidRPr="00000000">
        <w:rPr>
          <w:rtl w:val="0"/>
        </w:rPr>
        <w:t xml:space="preserve">Đó, ông/bà thấy chưa? Thằng này suốt ngày chỉ biết ngủ thôi.”</w:t>
      </w:r>
    </w:p>
    <w:p w:rsidR="00000000" w:rsidDel="00000000" w:rsidP="00000000" w:rsidRDefault="00000000" w:rsidRPr="00000000" w14:paraId="0000030F">
      <w:pPr>
        <w:spacing w:after="240" w:before="240" w:line="480" w:lineRule="auto"/>
        <w:rPr/>
      </w:pPr>
      <w:r w:rsidDel="00000000" w:rsidR="00000000" w:rsidRPr="00000000">
        <w:rPr>
          <w:rtl w:val="0"/>
        </w:rPr>
        <w:t xml:space="preserve">(Bạn thấy Phong Lê đang lay người Gia Khiếu)</w:t>
      </w:r>
    </w:p>
    <w:p w:rsidR="00000000" w:rsidDel="00000000" w:rsidP="00000000" w:rsidRDefault="00000000" w:rsidRPr="00000000" w14:paraId="00000310">
      <w:pPr>
        <w:spacing w:after="240" w:before="240" w:line="480" w:lineRule="auto"/>
        <w:rPr/>
      </w:pPr>
      <w:r w:rsidDel="00000000" w:rsidR="00000000" w:rsidRPr="00000000">
        <w:rPr>
          <w:b w:val="1"/>
          <w:bCs w:val="1"/>
          <w:rtl w:val="0"/>
        </w:rPr>
        <w:t xml:space="preserve">Phong: “</w:t>
      </w:r>
      <w:r w:rsidDel="00000000" w:rsidR="00000000" w:rsidRPr="00000000">
        <w:rPr>
          <w:rtl w:val="0"/>
        </w:rPr>
        <w:t xml:space="preserve">Mày dậy coi! Ướt hết tập tao rồi!”</w:t>
      </w:r>
    </w:p>
    <w:p w:rsidR="00000000" w:rsidDel="00000000" w:rsidP="00000000" w:rsidRDefault="00000000" w:rsidRPr="00000000" w14:paraId="00000311">
      <w:pPr>
        <w:spacing w:after="240" w:before="240" w:line="480" w:lineRule="auto"/>
        <w:rPr>
          <w:b w:val="1"/>
          <w:bCs w:val="1"/>
          <w:shd w:fill="ffd966" w:val="clear"/>
        </w:rPr>
      </w:pPr>
      <w:r w:rsidDel="00000000" w:rsidR="00000000" w:rsidRPr="00000000">
        <w:rPr>
          <w:b w:val="1"/>
          <w:bCs w:val="1"/>
          <w:shd w:fill="ffd966" w:val="clear"/>
          <w:rtl w:val="0"/>
        </w:rPr>
        <w:t xml:space="preserve">&lt;Đưa khăn giấy cho Phong Lê và Gia Khiếu&gt;</w:t>
      </w:r>
    </w:p>
    <w:p w:rsidR="00000000" w:rsidDel="00000000" w:rsidP="00000000" w:rsidRDefault="00000000" w:rsidRPr="00000000" w14:paraId="00000312">
      <w:pPr>
        <w:spacing w:after="240" w:before="240" w:line="480" w:lineRule="auto"/>
        <w:rPr>
          <w:b w:val="1"/>
          <w:bCs w:val="1"/>
          <w:shd w:fill="ffd966" w:val="clear"/>
        </w:rPr>
      </w:pPr>
      <w:r w:rsidDel="00000000" w:rsidR="00000000" w:rsidRPr="00000000">
        <w:rPr>
          <w:b w:val="1"/>
          <w:bCs w:val="1"/>
          <w:shd w:fill="ffd966" w:val="clear"/>
          <w:rtl w:val="0"/>
        </w:rPr>
        <w:t xml:space="preserve">&lt;Hỏi Gia Khiếu tại sau cậu ta đóng tiền đi học để ngủ&gt;</w:t>
      </w:r>
      <w:r w:rsidDel="00000000" w:rsidR="00000000" w:rsidRPr="00000000">
        <w:br w:type="page"/>
      </w:r>
      <w:r w:rsidDel="00000000" w:rsidR="00000000" w:rsidRPr="00000000">
        <w:rPr>
          <w:rtl w:val="0"/>
        </w:rPr>
      </w:r>
    </w:p>
    <w:p w:rsidR="00000000" w:rsidDel="00000000" w:rsidP="00000000" w:rsidRDefault="00000000" w:rsidRPr="00000000" w14:paraId="00000313">
      <w:pPr>
        <w:spacing w:after="240" w:before="240" w:line="480" w:lineRule="auto"/>
        <w:rPr>
          <w:b w:val="1"/>
          <w:bCs w:val="1"/>
          <w:shd w:fill="ffd966" w:val="clear"/>
        </w:rPr>
      </w:pPr>
      <w:r w:rsidDel="00000000" w:rsidR="00000000" w:rsidRPr="00000000">
        <w:rPr>
          <w:b w:val="1"/>
          <w:bCs w:val="1"/>
          <w:shd w:fill="ffd966" w:val="clear"/>
          <w:rtl w:val="0"/>
        </w:rPr>
        <w:t xml:space="preserve">&lt;Đưa khăn giấy cho Phong Lê và Gia Khiếu&gt;</w:t>
      </w:r>
    </w:p>
    <w:p w:rsidR="00000000" w:rsidDel="00000000" w:rsidP="00000000" w:rsidRDefault="00000000" w:rsidRPr="00000000" w14:paraId="00000314">
      <w:pPr>
        <w:spacing w:after="240" w:before="240" w:line="480" w:lineRule="auto"/>
        <w:rPr/>
      </w:pPr>
      <w:r w:rsidDel="00000000" w:rsidR="00000000" w:rsidRPr="00000000">
        <w:rPr>
          <w:rtl w:val="0"/>
        </w:rPr>
        <w:t xml:space="preserve">(Phong Lê nhận lấy giấy và dúi vài tờ vào mặt Gia Khiếu)</w:t>
      </w:r>
    </w:p>
    <w:p w:rsidR="00000000" w:rsidDel="00000000" w:rsidP="00000000" w:rsidRDefault="00000000" w:rsidRPr="00000000" w14:paraId="00000315">
      <w:pPr>
        <w:spacing w:after="240" w:before="240" w:line="480" w:lineRule="auto"/>
        <w:rPr/>
      </w:pPr>
      <w:r w:rsidDel="00000000" w:rsidR="00000000" w:rsidRPr="00000000">
        <w:rPr>
          <w:b w:val="1"/>
          <w:bCs w:val="1"/>
          <w:rtl w:val="0"/>
        </w:rPr>
        <w:t xml:space="preserve">Phong Lê: “</w:t>
      </w:r>
      <w:r w:rsidDel="00000000" w:rsidR="00000000" w:rsidRPr="00000000">
        <w:rPr>
          <w:rtl w:val="0"/>
        </w:rPr>
        <w:t xml:space="preserve">Cảm ơn MC nha, may mà chưa ướt phần quan trọng”</w:t>
      </w:r>
    </w:p>
    <w:p w:rsidR="00000000" w:rsidDel="00000000" w:rsidP="00000000" w:rsidRDefault="00000000" w:rsidRPr="00000000" w14:paraId="00000316">
      <w:pPr>
        <w:spacing w:after="240" w:before="240" w:line="480" w:lineRule="auto"/>
        <w:rPr/>
      </w:pPr>
      <w:r w:rsidDel="00000000" w:rsidR="00000000" w:rsidRPr="00000000">
        <w:rPr>
          <w:rtl w:val="0"/>
        </w:rPr>
        <w:t xml:space="preserve">(Gia Khiếu cũng lờ mờ mở mắt nhìn bạn, tay cầm giấy ăn nhưng không dùng để lau mà chỉ để đấy)</w:t>
      </w:r>
    </w:p>
    <w:p w:rsidR="00000000" w:rsidDel="00000000" w:rsidP="00000000" w:rsidRDefault="00000000" w:rsidRPr="00000000" w14:paraId="00000317">
      <w:pPr>
        <w:spacing w:after="240" w:before="240" w:line="480" w:lineRule="auto"/>
        <w:rPr/>
      </w:pPr>
      <w:r w:rsidDel="00000000" w:rsidR="00000000" w:rsidRPr="00000000">
        <w:rPr>
          <w:b w:val="1"/>
          <w:bCs w:val="1"/>
          <w:rtl w:val="0"/>
        </w:rPr>
        <w:t xml:space="preserve">Gia Khiếu: </w:t>
      </w:r>
      <w:r w:rsidDel="00000000" w:rsidR="00000000" w:rsidRPr="00000000">
        <w:rPr>
          <w:rtl w:val="0"/>
        </w:rPr>
        <w:t xml:space="preserve">“Cảm ơn… có việc gì cần hỏi thì gọi, ngủ tiếp đây”</w:t>
      </w:r>
    </w:p>
    <w:p w:rsidR="00000000" w:rsidDel="00000000" w:rsidP="00000000" w:rsidRDefault="00000000" w:rsidRPr="00000000" w14:paraId="00000318">
      <w:pPr>
        <w:spacing w:after="240" w:before="240" w:line="480" w:lineRule="auto"/>
        <w:rPr/>
      </w:pPr>
      <w:r w:rsidDel="00000000" w:rsidR="00000000" w:rsidRPr="00000000">
        <w:rPr>
          <w:shd w:fill="b6d7a8" w:val="clear"/>
          <w:rtl w:val="0"/>
        </w:rPr>
        <w:t xml:space="preserve">[+2 fp GK]</w:t>
      </w:r>
      <w:r w:rsidDel="00000000" w:rsidR="00000000" w:rsidRPr="00000000">
        <w:rPr>
          <w:rtl w:val="0"/>
        </w:rPr>
      </w:r>
    </w:p>
    <w:p w:rsidR="00000000" w:rsidDel="00000000" w:rsidP="00000000" w:rsidRDefault="00000000" w:rsidRPr="00000000" w14:paraId="00000319">
      <w:pPr>
        <w:spacing w:after="240" w:before="240" w:line="480" w:lineRule="auto"/>
        <w:rPr/>
      </w:pPr>
      <w:r w:rsidDel="00000000" w:rsidR="00000000" w:rsidRPr="00000000">
        <w:rPr>
          <w:rtl w:val="0"/>
        </w:rPr>
        <w:t xml:space="preserve">(Gia Khiếu lại tiếp tục gục xuống bàn ngủ, lần này là chảy nước dãi lên tập của chính mình)</w:t>
      </w:r>
    </w:p>
    <w:p w:rsidR="00000000" w:rsidDel="00000000" w:rsidP="00000000" w:rsidRDefault="00000000" w:rsidRPr="00000000" w14:paraId="0000031A">
      <w:pPr>
        <w:spacing w:after="240" w:before="240" w:line="480" w:lineRule="auto"/>
        <w:rPr/>
      </w:pPr>
      <w:r w:rsidDel="00000000" w:rsidR="00000000" w:rsidRPr="00000000">
        <w:rPr>
          <w:b w:val="1"/>
          <w:bCs w:val="1"/>
          <w:rtl w:val="0"/>
        </w:rPr>
        <w:t xml:space="preserve">Phong: “</w:t>
      </w:r>
      <w:r w:rsidDel="00000000" w:rsidR="00000000" w:rsidRPr="00000000">
        <w:rPr>
          <w:rtl w:val="0"/>
        </w:rPr>
        <w:t xml:space="preserve">Ngủ tiếp hả ba, mày làm xong bài chưa”</w:t>
      </w:r>
    </w:p>
    <w:p w:rsidR="00000000" w:rsidDel="00000000" w:rsidP="00000000" w:rsidRDefault="00000000" w:rsidRPr="00000000" w14:paraId="0000031B">
      <w:pPr>
        <w:spacing w:after="240" w:before="240" w:line="480" w:lineRule="auto"/>
        <w:rPr/>
      </w:pPr>
      <w:r w:rsidDel="00000000" w:rsidR="00000000" w:rsidRPr="00000000">
        <w:rPr>
          <w:b w:val="1"/>
          <w:bCs w:val="1"/>
          <w:rtl w:val="0"/>
        </w:rPr>
        <w:t xml:space="preserve">Gia Khiếu: (vẫn nằm trên bàn) “</w:t>
      </w:r>
      <w:r w:rsidDel="00000000" w:rsidR="00000000" w:rsidRPr="00000000">
        <w:rPr>
          <w:rtl w:val="0"/>
        </w:rPr>
        <w:t xml:space="preserve">...rồi”</w:t>
      </w:r>
    </w:p>
    <w:p w:rsidR="00000000" w:rsidDel="00000000" w:rsidP="00000000" w:rsidRDefault="00000000" w:rsidRPr="00000000" w14:paraId="0000031C">
      <w:pPr>
        <w:spacing w:after="240" w:before="240" w:line="480" w:lineRule="auto"/>
        <w:rPr/>
      </w:pPr>
      <w:r w:rsidDel="00000000" w:rsidR="00000000" w:rsidRPr="00000000">
        <w:rPr>
          <w:b w:val="1"/>
          <w:bCs w:val="1"/>
          <w:rtl w:val="0"/>
        </w:rPr>
        <w:t xml:space="preserve">Phong Lê: “</w:t>
      </w:r>
      <w:r w:rsidDel="00000000" w:rsidR="00000000" w:rsidRPr="00000000">
        <w:rPr>
          <w:rtl w:val="0"/>
        </w:rPr>
        <w:t xml:space="preserve">Thế đáp án câu 10 là gì”</w:t>
      </w:r>
    </w:p>
    <w:p w:rsidR="00000000" w:rsidDel="00000000" w:rsidP="00000000" w:rsidRDefault="00000000" w:rsidRPr="00000000" w14:paraId="0000031D">
      <w:pPr>
        <w:spacing w:after="240" w:before="240" w:line="480" w:lineRule="auto"/>
        <w:rPr/>
      </w:pPr>
      <w:r w:rsidDel="00000000" w:rsidR="00000000" w:rsidRPr="00000000">
        <w:rPr>
          <w:b w:val="1"/>
          <w:bCs w:val="1"/>
          <w:rtl w:val="0"/>
        </w:rPr>
        <w:t xml:space="preserve">Gia Khiếu:</w:t>
      </w:r>
      <w:r w:rsidDel="00000000" w:rsidR="00000000" w:rsidRPr="00000000">
        <w:rPr>
          <w:rtl w:val="0"/>
        </w:rPr>
        <w:t xml:space="preserve"> “B”</w:t>
      </w:r>
    </w:p>
    <w:p w:rsidR="00000000" w:rsidDel="00000000" w:rsidP="00000000" w:rsidRDefault="00000000" w:rsidRPr="00000000" w14:paraId="0000031E">
      <w:pPr>
        <w:spacing w:after="240" w:before="240" w:line="480" w:lineRule="auto"/>
        <w:rPr/>
      </w:pPr>
      <w:r w:rsidDel="00000000" w:rsidR="00000000" w:rsidRPr="00000000">
        <w:rPr>
          <w:b w:val="1"/>
          <w:bCs w:val="1"/>
          <w:rtl w:val="0"/>
        </w:rPr>
        <w:t xml:space="preserve">Phong Lê: “</w:t>
      </w:r>
      <w:r w:rsidDel="00000000" w:rsidR="00000000" w:rsidRPr="00000000">
        <w:rPr>
          <w:rtl w:val="0"/>
        </w:rPr>
        <w:t xml:space="preserve">Câu 3 thì sao”</w:t>
        <w:tab/>
      </w:r>
    </w:p>
    <w:p w:rsidR="00000000" w:rsidDel="00000000" w:rsidP="00000000" w:rsidRDefault="00000000" w:rsidRPr="00000000" w14:paraId="0000031F">
      <w:pPr>
        <w:spacing w:after="240" w:before="240" w:line="480" w:lineRule="auto"/>
        <w:rPr/>
      </w:pPr>
      <w:r w:rsidDel="00000000" w:rsidR="00000000" w:rsidRPr="00000000">
        <w:rPr>
          <w:b w:val="1"/>
          <w:bCs w:val="1"/>
          <w:rtl w:val="0"/>
        </w:rPr>
        <w:t xml:space="preserve">Gia Khiếu: “</w:t>
      </w:r>
      <w:r w:rsidDel="00000000" w:rsidR="00000000" w:rsidRPr="00000000">
        <w:rPr>
          <w:rtl w:val="0"/>
        </w:rPr>
        <w:t xml:space="preserve">A”</w:t>
      </w:r>
    </w:p>
    <w:p w:rsidR="00000000" w:rsidDel="00000000" w:rsidP="00000000" w:rsidRDefault="00000000" w:rsidRPr="00000000" w14:paraId="00000320">
      <w:pPr>
        <w:spacing w:after="240" w:before="240" w:line="480" w:lineRule="auto"/>
        <w:rPr/>
      </w:pPr>
      <w:r w:rsidDel="00000000" w:rsidR="00000000" w:rsidRPr="00000000">
        <w:rPr>
          <w:b w:val="1"/>
          <w:bCs w:val="1"/>
          <w:rtl w:val="0"/>
        </w:rPr>
        <w:t xml:space="preserve">Phong Lê: “</w:t>
      </w:r>
      <w:r w:rsidDel="00000000" w:rsidR="00000000" w:rsidRPr="00000000">
        <w:rPr>
          <w:rtl w:val="0"/>
        </w:rPr>
        <w:t xml:space="preserve">Còn câu 12”</w:t>
        <w:br w:type="textWrapping"/>
      </w:r>
      <w:r w:rsidDel="00000000" w:rsidR="00000000" w:rsidRPr="00000000">
        <w:rPr>
          <w:b w:val="1"/>
          <w:bCs w:val="1"/>
          <w:rtl w:val="0"/>
        </w:rPr>
        <w:t xml:space="preserve">Gia Khiếu:</w:t>
      </w:r>
      <w:r w:rsidDel="00000000" w:rsidR="00000000" w:rsidRPr="00000000">
        <w:rPr>
          <w:rtl w:val="0"/>
        </w:rPr>
        <w:t xml:space="preserve"> “A”</w:t>
      </w:r>
    </w:p>
    <w:p w:rsidR="00000000" w:rsidDel="00000000" w:rsidP="00000000" w:rsidRDefault="00000000" w:rsidRPr="00000000" w14:paraId="00000321">
      <w:pPr>
        <w:spacing w:after="240" w:before="240" w:line="480" w:lineRule="auto"/>
        <w:rPr/>
      </w:pPr>
      <w:r w:rsidDel="00000000" w:rsidR="00000000" w:rsidRPr="00000000">
        <w:rPr>
          <w:b w:val="1"/>
          <w:bCs w:val="1"/>
          <w:rtl w:val="0"/>
        </w:rPr>
        <w:t xml:space="preserve">Phong Lê: “</w:t>
      </w:r>
      <w:r w:rsidDel="00000000" w:rsidR="00000000" w:rsidRPr="00000000">
        <w:rPr>
          <w:rtl w:val="0"/>
        </w:rPr>
        <w:t xml:space="preserve">Đâu, C mà”</w:t>
      </w:r>
    </w:p>
    <w:p w:rsidR="00000000" w:rsidDel="00000000" w:rsidP="00000000" w:rsidRDefault="00000000" w:rsidRPr="00000000" w14:paraId="00000322">
      <w:pPr>
        <w:spacing w:after="240" w:before="240" w:line="480" w:lineRule="auto"/>
        <w:rPr/>
      </w:pPr>
      <w:r w:rsidDel="00000000" w:rsidR="00000000" w:rsidRPr="00000000">
        <w:rPr>
          <w:b w:val="1"/>
          <w:bCs w:val="1"/>
          <w:rtl w:val="0"/>
        </w:rPr>
        <w:t xml:space="preserve">Gia Khiếu:</w:t>
      </w:r>
      <w:r w:rsidDel="00000000" w:rsidR="00000000" w:rsidRPr="00000000">
        <w:rPr>
          <w:rtl w:val="0"/>
        </w:rPr>
        <w:t xml:space="preserve"> “Chưa đổi cận lúc nguyên hàm”</w:t>
      </w:r>
    </w:p>
    <w:p w:rsidR="00000000" w:rsidDel="00000000" w:rsidP="00000000" w:rsidRDefault="00000000" w:rsidRPr="00000000" w14:paraId="00000323">
      <w:pPr>
        <w:spacing w:after="240" w:before="240" w:line="480" w:lineRule="auto"/>
        <w:rPr/>
      </w:pPr>
      <w:r w:rsidDel="00000000" w:rsidR="00000000" w:rsidRPr="00000000">
        <w:rPr>
          <w:b w:val="1"/>
          <w:bCs w:val="1"/>
          <w:rtl w:val="0"/>
        </w:rPr>
        <w:t xml:space="preserve">Phong Lê: </w:t>
      </w:r>
      <w:r w:rsidDel="00000000" w:rsidR="00000000" w:rsidRPr="00000000">
        <w:rPr>
          <w:rtl w:val="0"/>
        </w:rPr>
        <w:t xml:space="preserve"> 0_0 (bro emotes)</w:t>
      </w:r>
    </w:p>
    <w:p w:rsidR="00000000" w:rsidDel="00000000" w:rsidP="00000000" w:rsidRDefault="00000000" w:rsidRPr="00000000" w14:paraId="00000324">
      <w:pPr>
        <w:spacing w:after="240" w:before="240" w:line="480" w:lineRule="auto"/>
        <w:rPr>
          <w:shd w:fill="ffe599" w:val="clear"/>
        </w:rPr>
      </w:pPr>
      <w:r w:rsidDel="00000000" w:rsidR="00000000" w:rsidRPr="00000000">
        <w:rPr>
          <w:shd w:fill="ffe599" w:val="clear"/>
          <w:rtl w:val="0"/>
        </w:rPr>
        <w:t xml:space="preserve">&lt;Cảm thán Gia Khiếu ngủ nhưng vẫn làm đủ bài&gt;</w:t>
      </w:r>
    </w:p>
    <w:p w:rsidR="00000000" w:rsidDel="00000000" w:rsidP="00000000" w:rsidRDefault="00000000" w:rsidRPr="00000000" w14:paraId="00000325">
      <w:pPr>
        <w:spacing w:after="240" w:before="240" w:line="480" w:lineRule="auto"/>
        <w:rPr>
          <w:shd w:fill="ffe599" w:val="clear"/>
        </w:rPr>
      </w:pPr>
      <w:r w:rsidDel="00000000" w:rsidR="00000000" w:rsidRPr="00000000">
        <w:rPr>
          <w:shd w:fill="ffe599" w:val="clear"/>
          <w:rtl w:val="0"/>
        </w:rPr>
        <w:t xml:space="preserve">&lt;Nói rằng Gia Khiếu nói chuyện có vẻ hơi cộc cằn&gt;</w:t>
      </w:r>
      <w:r w:rsidDel="00000000" w:rsidR="00000000" w:rsidRPr="00000000">
        <w:br w:type="page"/>
      </w:r>
      <w:r w:rsidDel="00000000" w:rsidR="00000000" w:rsidRPr="00000000">
        <w:rPr>
          <w:rtl w:val="0"/>
        </w:rPr>
      </w:r>
    </w:p>
    <w:p w:rsidR="00000000" w:rsidDel="00000000" w:rsidP="00000000" w:rsidRDefault="00000000" w:rsidRPr="00000000" w14:paraId="00000326">
      <w:pPr>
        <w:spacing w:after="240" w:before="240" w:line="480" w:lineRule="auto"/>
        <w:rPr>
          <w:shd w:fill="b6d7a8" w:val="clear"/>
        </w:rPr>
      </w:pPr>
      <w:r w:rsidDel="00000000" w:rsidR="00000000" w:rsidRPr="00000000">
        <w:rPr>
          <w:shd w:fill="ffe599" w:val="clear"/>
          <w:rtl w:val="0"/>
        </w:rPr>
        <w:t xml:space="preserve">&lt;Cảm thán Gia Khiếu ngủ nhưng vẫn làm đủ bài&gt;</w:t>
      </w:r>
      <w:r w:rsidDel="00000000" w:rsidR="00000000" w:rsidRPr="00000000">
        <w:rPr>
          <w:rtl w:val="0"/>
        </w:rPr>
      </w:r>
    </w:p>
    <w:p w:rsidR="00000000" w:rsidDel="00000000" w:rsidP="00000000" w:rsidRDefault="00000000" w:rsidRPr="00000000" w14:paraId="00000327">
      <w:pPr>
        <w:spacing w:after="240" w:before="240" w:line="480" w:lineRule="auto"/>
        <w:rPr/>
      </w:pPr>
      <w:r w:rsidDel="00000000" w:rsidR="00000000" w:rsidRPr="00000000">
        <w:rPr>
          <w:b w:val="1"/>
          <w:bCs w:val="1"/>
          <w:rtl w:val="0"/>
        </w:rPr>
        <w:t xml:space="preserve">Nghĩa</w:t>
      </w:r>
      <w:r w:rsidDel="00000000" w:rsidR="00000000" w:rsidRPr="00000000">
        <w:rPr>
          <w:rtl w:val="0"/>
        </w:rPr>
        <w:t xml:space="preserve">: “Ừm thực ra nhiều khi không phải nó ngủ đâu”</w:t>
      </w:r>
    </w:p>
    <w:p w:rsidR="00000000" w:rsidDel="00000000" w:rsidP="00000000" w:rsidRDefault="00000000" w:rsidRPr="00000000" w14:paraId="00000328">
      <w:pPr>
        <w:spacing w:after="240" w:before="240" w:line="480" w:lineRule="auto"/>
        <w:rPr/>
      </w:pPr>
      <w:r w:rsidDel="00000000" w:rsidR="00000000" w:rsidRPr="00000000">
        <w:rPr>
          <w:rtl w:val="0"/>
        </w:rPr>
        <w:t xml:space="preserve">“Kiểu nó đọc đề rồi nằm nghĩ á”</w:t>
      </w:r>
    </w:p>
    <w:p w:rsidR="00000000" w:rsidDel="00000000" w:rsidP="00000000" w:rsidRDefault="00000000" w:rsidRPr="00000000" w14:paraId="00000329">
      <w:pPr>
        <w:spacing w:after="240" w:before="240" w:line="480" w:lineRule="auto"/>
        <w:rPr/>
      </w:pPr>
      <w:r w:rsidDel="00000000" w:rsidR="00000000" w:rsidRPr="00000000">
        <w:rPr>
          <w:rtl w:val="0"/>
        </w:rPr>
        <w:t xml:space="preserve">“Nhìn vào có vẻ hơi ảo ma chứ nó có làm bài như bọn mình hết”</w:t>
      </w:r>
    </w:p>
    <w:p w:rsidR="00000000" w:rsidDel="00000000" w:rsidP="00000000" w:rsidRDefault="00000000" w:rsidRPr="00000000" w14:paraId="0000032A">
      <w:pPr>
        <w:spacing w:after="240" w:before="240" w:line="480" w:lineRule="auto"/>
        <w:rPr/>
      </w:pPr>
      <w:r w:rsidDel="00000000" w:rsidR="00000000" w:rsidRPr="00000000">
        <w:rPr>
          <w:rtl w:val="0"/>
        </w:rPr>
        <w:t xml:space="preserve">(Bạn ồ một cái và gật đầu)</w:t>
      </w:r>
    </w:p>
    <w:p w:rsidR="00000000" w:rsidDel="00000000" w:rsidP="00000000" w:rsidRDefault="00000000" w:rsidRPr="00000000" w14:paraId="0000032B">
      <w:pPr>
        <w:spacing w:after="240" w:before="240" w:line="480" w:lineRule="auto"/>
        <w:rPr/>
      </w:pPr>
      <w:r w:rsidDel="00000000" w:rsidR="00000000" w:rsidRPr="00000000">
        <w:rPr>
          <w:rtl w:val="0"/>
        </w:rPr>
        <w:t xml:space="preserve">(Nghĩa nói xong liền quay qua phía Gia Khiếu)</w:t>
      </w:r>
    </w:p>
    <w:p w:rsidR="00000000" w:rsidDel="00000000" w:rsidP="00000000" w:rsidRDefault="00000000" w:rsidRPr="00000000" w14:paraId="0000032C">
      <w:pPr>
        <w:spacing w:after="240" w:before="240" w:line="480" w:lineRule="auto"/>
        <w:ind w:left="0" w:firstLine="0"/>
        <w:rPr/>
      </w:pPr>
      <w:r w:rsidDel="00000000" w:rsidR="00000000" w:rsidRPr="00000000">
        <w:rPr>
          <w:b w:val="1"/>
          <w:bCs w:val="1"/>
          <w:rtl w:val="0"/>
        </w:rPr>
        <w:t xml:space="preserve">Nghĩa:</w:t>
      </w:r>
      <w:r w:rsidDel="00000000" w:rsidR="00000000" w:rsidRPr="00000000">
        <w:rPr>
          <w:rtl w:val="0"/>
        </w:rPr>
        <w:t xml:space="preserve"> “Này dậy đi, tra đáp án với tao nữa”</w:t>
      </w:r>
    </w:p>
    <w:p w:rsidR="00000000" w:rsidDel="00000000" w:rsidP="00000000" w:rsidRDefault="00000000" w:rsidRPr="00000000" w14:paraId="0000032D">
      <w:pPr>
        <w:spacing w:after="240" w:before="240" w:line="480" w:lineRule="auto"/>
        <w:ind w:left="0" w:firstLine="0"/>
        <w:rPr/>
      </w:pPr>
      <w:r w:rsidDel="00000000" w:rsidR="00000000" w:rsidRPr="00000000">
        <w:rPr>
          <w:b w:val="1"/>
          <w:bCs w:val="1"/>
          <w:rtl w:val="0"/>
        </w:rPr>
        <w:t xml:space="preserve">Gia Khiếu (vẫn nằm trên bàn): </w:t>
      </w:r>
      <w:r w:rsidDel="00000000" w:rsidR="00000000" w:rsidRPr="00000000">
        <w:rPr>
          <w:rtl w:val="0"/>
        </w:rPr>
        <w:t xml:space="preserve">“đ</w:t>
      </w:r>
      <w:r w:rsidDel="00000000" w:rsidR="00000000" w:rsidRPr="00000000">
        <w:rPr>
          <w:rtl w:val="0"/>
        </w:rPr>
        <w:t xml:space="preserve">anggg..ng</w:t>
      </w:r>
      <w:r w:rsidDel="00000000" w:rsidR="00000000" w:rsidRPr="00000000">
        <w:rPr>
          <w:rtl w:val="0"/>
        </w:rPr>
        <w:t xml:space="preserve">ủ..mà..”</w:t>
      </w:r>
    </w:p>
    <w:p w:rsidR="00000000" w:rsidDel="00000000" w:rsidP="00000000" w:rsidRDefault="00000000" w:rsidRPr="00000000" w14:paraId="0000032E">
      <w:pPr>
        <w:spacing w:after="240" w:before="240" w:line="480" w:lineRule="auto"/>
        <w:rPr>
          <w:shd w:fill="ffe599" w:val="clear"/>
        </w:rPr>
      </w:pPr>
      <w:r w:rsidDel="00000000" w:rsidR="00000000" w:rsidRPr="00000000">
        <w:rPr>
          <w:shd w:fill="ffe599" w:val="clear"/>
          <w:rtl w:val="0"/>
        </w:rPr>
        <w:t xml:space="preserve">&lt;Phàn nàn rằng Gia Khiếu nói chuyện có vẻ hơi cộc cằn&gt;</w:t>
      </w:r>
    </w:p>
    <w:p w:rsidR="00000000" w:rsidDel="00000000" w:rsidP="00000000" w:rsidRDefault="00000000" w:rsidRPr="00000000" w14:paraId="0000032F">
      <w:pPr>
        <w:spacing w:after="240" w:before="240" w:line="480" w:lineRule="auto"/>
        <w:rPr>
          <w:shd w:fill="dd7e6b" w:val="clear"/>
        </w:rPr>
      </w:pPr>
      <w:r w:rsidDel="00000000" w:rsidR="00000000" w:rsidRPr="00000000">
        <w:rPr>
          <w:shd w:fill="dd7e6b" w:val="clear"/>
          <w:rtl w:val="0"/>
        </w:rPr>
        <w:t xml:space="preserve">[-2 fp GK]</w:t>
      </w:r>
    </w:p>
    <w:p w:rsidR="00000000" w:rsidDel="00000000" w:rsidP="00000000" w:rsidRDefault="00000000" w:rsidRPr="00000000" w14:paraId="00000330">
      <w:pPr>
        <w:spacing w:after="240" w:before="240" w:line="480" w:lineRule="auto"/>
        <w:rPr/>
      </w:pPr>
      <w:r w:rsidDel="00000000" w:rsidR="00000000" w:rsidRPr="00000000">
        <w:rPr>
          <w:b w:val="1"/>
          <w:bCs w:val="1"/>
          <w:rtl w:val="0"/>
        </w:rPr>
        <w:t xml:space="preserve">Phong</w:t>
      </w:r>
      <w:r w:rsidDel="00000000" w:rsidR="00000000" w:rsidRPr="00000000">
        <w:rPr>
          <w:rtl w:val="0"/>
        </w:rPr>
        <w:t xml:space="preserve">: “Không phải đâu do nó nói chuyện lèm bèm nên nhiều chữ nghe không ra á”</w:t>
      </w:r>
    </w:p>
    <w:p w:rsidR="00000000" w:rsidDel="00000000" w:rsidP="00000000" w:rsidRDefault="00000000" w:rsidRPr="00000000" w14:paraId="00000331">
      <w:pPr>
        <w:spacing w:after="240" w:before="240" w:line="480" w:lineRule="auto"/>
        <w:rPr/>
      </w:pPr>
      <w:r w:rsidDel="00000000" w:rsidR="00000000" w:rsidRPr="00000000">
        <w:rPr>
          <w:rtl w:val="0"/>
        </w:rPr>
        <w:t xml:space="preserve">“Mình chơi với nó phải vài năm mới bắt đầu nghe hết được mấy từ nó nói trong câu”</w:t>
      </w:r>
    </w:p>
    <w:p w:rsidR="00000000" w:rsidDel="00000000" w:rsidP="00000000" w:rsidRDefault="00000000" w:rsidRPr="00000000" w14:paraId="00000332">
      <w:pPr>
        <w:spacing w:after="240" w:before="240" w:line="480" w:lineRule="auto"/>
        <w:rPr/>
      </w:pPr>
      <w:r w:rsidDel="00000000" w:rsidR="00000000" w:rsidRPr="00000000">
        <w:rPr>
          <w:rtl w:val="0"/>
        </w:rPr>
        <w:t xml:space="preserve">“Quen rồi là biết nó nói có chủ ngữ vị ngữ đàng hoàng đó”</w:t>
      </w:r>
    </w:p>
    <w:p w:rsidR="00000000" w:rsidDel="00000000" w:rsidP="00000000" w:rsidRDefault="00000000" w:rsidRPr="00000000" w14:paraId="00000333">
      <w:pPr>
        <w:spacing w:after="240" w:before="240" w:line="480" w:lineRule="auto"/>
        <w:rPr/>
      </w:pPr>
      <w:r w:rsidDel="00000000" w:rsidR="00000000" w:rsidRPr="00000000">
        <w:rPr>
          <w:rtl w:val="0"/>
        </w:rPr>
        <w:t xml:space="preserve">(Bạn ồ một cái và gật đầu)</w:t>
      </w:r>
    </w:p>
    <w:p w:rsidR="00000000" w:rsidDel="00000000" w:rsidP="00000000" w:rsidRDefault="00000000" w:rsidRPr="00000000" w14:paraId="00000334">
      <w:pPr>
        <w:spacing w:after="240" w:before="240" w:line="480" w:lineRule="auto"/>
        <w:rPr/>
      </w:pPr>
      <w:r w:rsidDel="00000000" w:rsidR="00000000" w:rsidRPr="00000000">
        <w:rPr>
          <w:rtl w:val="0"/>
        </w:rPr>
        <w:t xml:space="preserve">(Bạn thấy Nghĩa đang quay qua phía Gia Khiếu)</w:t>
      </w:r>
    </w:p>
    <w:p w:rsidR="00000000" w:rsidDel="00000000" w:rsidP="00000000" w:rsidRDefault="00000000" w:rsidRPr="00000000" w14:paraId="00000335">
      <w:pPr>
        <w:spacing w:after="240" w:before="240" w:line="480" w:lineRule="auto"/>
        <w:rPr/>
      </w:pPr>
      <w:r w:rsidDel="00000000" w:rsidR="00000000" w:rsidRPr="00000000">
        <w:rPr>
          <w:b w:val="1"/>
          <w:bCs w:val="1"/>
          <w:rtl w:val="0"/>
        </w:rPr>
        <w:t xml:space="preserve">Nghĩa:</w:t>
      </w:r>
      <w:r w:rsidDel="00000000" w:rsidR="00000000" w:rsidRPr="00000000">
        <w:rPr>
          <w:rtl w:val="0"/>
        </w:rPr>
        <w:t xml:space="preserve"> “Này dậy đi, tra đáp án với tao nữa”</w:t>
      </w:r>
    </w:p>
    <w:p w:rsidR="00000000" w:rsidDel="00000000" w:rsidP="00000000" w:rsidRDefault="00000000" w:rsidRPr="00000000" w14:paraId="00000336">
      <w:pPr>
        <w:spacing w:after="240" w:before="240" w:line="480" w:lineRule="auto"/>
        <w:rPr/>
      </w:pPr>
      <w:r w:rsidDel="00000000" w:rsidR="00000000" w:rsidRPr="00000000">
        <w:rPr>
          <w:b w:val="1"/>
          <w:bCs w:val="1"/>
          <w:rtl w:val="0"/>
        </w:rPr>
        <w:t xml:space="preserve">Gia Khiếu (vẫn nằm trên bàn): </w:t>
      </w:r>
      <w:r w:rsidDel="00000000" w:rsidR="00000000" w:rsidRPr="00000000">
        <w:rPr>
          <w:rtl w:val="0"/>
        </w:rPr>
        <w:t xml:space="preserve">“đanggg..ngủ..mà..”</w:t>
      </w:r>
      <w:r w:rsidDel="00000000" w:rsidR="00000000" w:rsidRPr="00000000">
        <w:br w:type="page"/>
      </w:r>
      <w:r w:rsidDel="00000000" w:rsidR="00000000" w:rsidRPr="00000000">
        <w:rPr>
          <w:rtl w:val="0"/>
        </w:rPr>
      </w:r>
    </w:p>
    <w:p w:rsidR="00000000" w:rsidDel="00000000" w:rsidP="00000000" w:rsidRDefault="00000000" w:rsidRPr="00000000" w14:paraId="00000337">
      <w:pPr>
        <w:spacing w:after="240" w:before="240" w:line="480" w:lineRule="auto"/>
        <w:rPr>
          <w:b w:val="1"/>
          <w:bCs w:val="1"/>
          <w:shd w:fill="ffd966" w:val="clear"/>
        </w:rPr>
      </w:pPr>
      <w:r w:rsidDel="00000000" w:rsidR="00000000" w:rsidRPr="00000000">
        <w:rPr>
          <w:b w:val="1"/>
          <w:bCs w:val="1"/>
          <w:shd w:fill="ffd966" w:val="clear"/>
          <w:rtl w:val="0"/>
        </w:rPr>
        <w:t xml:space="preserve">&lt;Hỏi Gia Khiếu tại sau cậu ta đóng tiền đi học để ngủ&gt;</w:t>
      </w:r>
    </w:p>
    <w:p w:rsidR="00000000" w:rsidDel="00000000" w:rsidP="00000000" w:rsidRDefault="00000000" w:rsidRPr="00000000" w14:paraId="00000338">
      <w:pPr>
        <w:spacing w:after="240" w:before="240" w:line="480" w:lineRule="auto"/>
        <w:rPr>
          <w:b w:val="1"/>
          <w:bCs w:val="1"/>
          <w:shd w:fill="dd7e6b" w:val="clear"/>
        </w:rPr>
      </w:pPr>
      <w:r w:rsidDel="00000000" w:rsidR="00000000" w:rsidRPr="00000000">
        <w:rPr>
          <w:b w:val="1"/>
          <w:bCs w:val="1"/>
          <w:shd w:fill="dd7e6b" w:val="clear"/>
          <w:rtl w:val="0"/>
        </w:rPr>
        <w:t xml:space="preserve">[-2 fp GK]</w:t>
      </w:r>
    </w:p>
    <w:p w:rsidR="00000000" w:rsidDel="00000000" w:rsidP="00000000" w:rsidRDefault="00000000" w:rsidRPr="00000000" w14:paraId="00000339">
      <w:pPr>
        <w:spacing w:after="240" w:before="240" w:line="480" w:lineRule="auto"/>
        <w:rPr/>
      </w:pPr>
      <w:r w:rsidDel="00000000" w:rsidR="00000000" w:rsidRPr="00000000">
        <w:rPr>
          <w:rtl w:val="0"/>
        </w:rPr>
        <w:t xml:space="preserve">(Gia Khiếu không gỡ bịt mắt ra, nhưng bạn cảm thấy giọng cậu ta hơi khó chịu)</w:t>
      </w:r>
    </w:p>
    <w:p w:rsidR="00000000" w:rsidDel="00000000" w:rsidP="00000000" w:rsidRDefault="00000000" w:rsidRPr="00000000" w14:paraId="0000033A">
      <w:pPr>
        <w:spacing w:after="240" w:before="240" w:line="480" w:lineRule="auto"/>
        <w:rPr/>
      </w:pPr>
      <w:r w:rsidDel="00000000" w:rsidR="00000000" w:rsidRPr="00000000">
        <w:rPr>
          <w:b w:val="1"/>
          <w:bCs w:val="1"/>
          <w:rtl w:val="0"/>
        </w:rPr>
        <w:t xml:space="preserve">Gia Khiếu:</w:t>
      </w:r>
      <w:r w:rsidDel="00000000" w:rsidR="00000000" w:rsidRPr="00000000">
        <w:rPr>
          <w:rtl w:val="0"/>
        </w:rPr>
        <w:t xml:space="preserve"> “… Vẫn nghe giảng mà”</w:t>
      </w:r>
    </w:p>
    <w:p w:rsidR="00000000" w:rsidDel="00000000" w:rsidP="00000000" w:rsidRDefault="00000000" w:rsidRPr="00000000" w14:paraId="0000033B">
      <w:pPr>
        <w:spacing w:after="240" w:before="240" w:line="480" w:lineRule="auto"/>
        <w:rPr/>
      </w:pPr>
      <w:r w:rsidDel="00000000" w:rsidR="00000000" w:rsidRPr="00000000">
        <w:rPr>
          <w:rtl w:val="0"/>
        </w:rPr>
        <w:t xml:space="preserve">“Nghe xong làm bài tiếp”</w:t>
      </w:r>
    </w:p>
    <w:p w:rsidR="00000000" w:rsidDel="00000000" w:rsidP="00000000" w:rsidRDefault="00000000" w:rsidRPr="00000000" w14:paraId="0000033C">
      <w:pPr>
        <w:spacing w:after="240" w:before="240" w:line="480" w:lineRule="auto"/>
        <w:rPr/>
      </w:pPr>
      <w:r w:rsidDel="00000000" w:rsidR="00000000" w:rsidRPr="00000000">
        <w:rPr>
          <w:rtl w:val="0"/>
        </w:rPr>
        <w:t xml:space="preserve">“...Mà ai đây?”</w:t>
      </w:r>
    </w:p>
    <w:p w:rsidR="00000000" w:rsidDel="00000000" w:rsidP="00000000" w:rsidRDefault="00000000" w:rsidRPr="00000000" w14:paraId="0000033D">
      <w:pPr>
        <w:spacing w:after="240" w:before="240" w:line="480" w:lineRule="auto"/>
        <w:rPr/>
      </w:pPr>
      <w:r w:rsidDel="00000000" w:rsidR="00000000" w:rsidRPr="00000000">
        <w:rPr>
          <w:b w:val="1"/>
          <w:bCs w:val="1"/>
          <w:rtl w:val="0"/>
        </w:rPr>
        <w:t xml:space="preserve">Phong Lê:</w:t>
      </w:r>
      <w:r w:rsidDel="00000000" w:rsidR="00000000" w:rsidRPr="00000000">
        <w:rPr>
          <w:rtl w:val="0"/>
        </w:rPr>
        <w:t xml:space="preserve"> “Bạn mới trong lớp đó, nãy mày chào rồi mà”</w:t>
      </w:r>
    </w:p>
    <w:p w:rsidR="00000000" w:rsidDel="00000000" w:rsidP="00000000" w:rsidRDefault="00000000" w:rsidRPr="00000000" w14:paraId="0000033E">
      <w:pPr>
        <w:spacing w:after="240" w:before="240" w:line="480" w:lineRule="auto"/>
        <w:rPr/>
      </w:pPr>
      <w:r w:rsidDel="00000000" w:rsidR="00000000" w:rsidRPr="00000000">
        <w:rPr>
          <w:b w:val="1"/>
          <w:bCs w:val="1"/>
          <w:rtl w:val="0"/>
        </w:rPr>
        <w:t xml:space="preserve">Gia Khiếu:</w:t>
      </w:r>
      <w:r w:rsidDel="00000000" w:rsidR="00000000" w:rsidRPr="00000000">
        <w:rPr>
          <w:rtl w:val="0"/>
        </w:rPr>
        <w:t xml:space="preserve"> “Mới đổi tên hả, tao hỏi bạn mới”</w:t>
      </w:r>
    </w:p>
    <w:p w:rsidR="00000000" w:rsidDel="00000000" w:rsidP="00000000" w:rsidRDefault="00000000" w:rsidRPr="00000000" w14:paraId="0000033F">
      <w:pPr>
        <w:spacing w:after="240" w:before="240" w:line="480" w:lineRule="auto"/>
        <w:rPr/>
      </w:pPr>
      <w:r w:rsidDel="00000000" w:rsidR="00000000" w:rsidRPr="00000000">
        <w:rPr>
          <w:b w:val="1"/>
          <w:bCs w:val="1"/>
          <w:rtl w:val="0"/>
        </w:rPr>
        <w:t xml:space="preserve">Phong Lê:</w:t>
      </w:r>
      <w:r w:rsidDel="00000000" w:rsidR="00000000" w:rsidRPr="00000000">
        <w:rPr>
          <w:rtl w:val="0"/>
        </w:rPr>
        <w:t xml:space="preserve"> “???” *flashes serious monkey meme</w:t>
      </w:r>
    </w:p>
    <w:p w:rsidR="00000000" w:rsidDel="00000000" w:rsidP="00000000" w:rsidRDefault="00000000" w:rsidRPr="00000000" w14:paraId="00000340">
      <w:pPr>
        <w:spacing w:after="240" w:before="240" w:line="480" w:lineRule="auto"/>
        <w:rPr/>
      </w:pPr>
      <w:r w:rsidDel="00000000" w:rsidR="00000000" w:rsidRPr="00000000">
        <w:rPr>
          <w:b w:val="1"/>
          <w:bCs w:val="1"/>
          <w:rtl w:val="0"/>
        </w:rPr>
        <w:t xml:space="preserve">Gia Khiếu (vẫn nằm trên bàn, giọng ngái ngủ)</w:t>
      </w:r>
      <w:r w:rsidDel="00000000" w:rsidR="00000000" w:rsidRPr="00000000">
        <w:rPr>
          <w:rtl w:val="0"/>
        </w:rPr>
        <w:t xml:space="preserve">: “Cả làm xong bài rồi”</w:t>
      </w:r>
    </w:p>
    <w:p w:rsidR="00000000" w:rsidDel="00000000" w:rsidP="00000000" w:rsidRDefault="00000000" w:rsidRPr="00000000" w14:paraId="00000341">
      <w:pPr>
        <w:spacing w:after="240" w:before="240" w:line="480" w:lineRule="auto"/>
        <w:rPr/>
      </w:pPr>
      <w:r w:rsidDel="00000000" w:rsidR="00000000" w:rsidRPr="00000000">
        <w:rPr>
          <w:rtl w:val="0"/>
        </w:rPr>
        <w:t xml:space="preserve">(Bạn nhắc đến việc từ lúc vào học đến giờ mới được 15 phút thôi)</w:t>
      </w:r>
    </w:p>
    <w:p w:rsidR="00000000" w:rsidDel="00000000" w:rsidP="00000000" w:rsidRDefault="00000000" w:rsidRPr="00000000" w14:paraId="00000342">
      <w:pPr>
        <w:spacing w:after="240" w:before="240" w:line="480" w:lineRule="auto"/>
        <w:rPr/>
      </w:pPr>
      <w:r w:rsidDel="00000000" w:rsidR="00000000" w:rsidRPr="00000000">
        <w:rPr>
          <w:b w:val="1"/>
          <w:bCs w:val="1"/>
          <w:rtl w:val="0"/>
        </w:rPr>
        <w:t xml:space="preserve">Nghĩa: “</w:t>
      </w:r>
      <w:r w:rsidDel="00000000" w:rsidR="00000000" w:rsidRPr="00000000">
        <w:rPr>
          <w:rtl w:val="0"/>
        </w:rPr>
        <w:t xml:space="preserve">Thì do nó là casio mà, làm nhanh lắm”</w:t>
      </w:r>
    </w:p>
    <w:p w:rsidR="00000000" w:rsidDel="00000000" w:rsidP="00000000" w:rsidRDefault="00000000" w:rsidRPr="00000000" w14:paraId="00000343">
      <w:pPr>
        <w:spacing w:after="240" w:before="240" w:line="480" w:lineRule="auto"/>
        <w:rPr/>
      </w:pPr>
      <w:r w:rsidDel="00000000" w:rsidR="00000000" w:rsidRPr="00000000">
        <w:rPr>
          <w:rtl w:val="0"/>
        </w:rPr>
        <w:t xml:space="preserve">(Nói xong Nghĩa quay qua chỗ Gia Khiếu)</w:t>
      </w:r>
    </w:p>
    <w:p w:rsidR="00000000" w:rsidDel="00000000" w:rsidP="00000000" w:rsidRDefault="00000000" w:rsidRPr="00000000" w14:paraId="00000344">
      <w:pPr>
        <w:spacing w:after="240" w:before="240" w:line="480" w:lineRule="auto"/>
        <w:rPr/>
      </w:pPr>
      <w:r w:rsidDel="00000000" w:rsidR="00000000" w:rsidRPr="00000000">
        <w:rPr>
          <w:rtl w:val="0"/>
        </w:rPr>
        <w:t xml:space="preserve">“Ê tiện thể mày tra đáp án với tao cái”</w:t>
      </w:r>
    </w:p>
    <w:p w:rsidR="00000000" w:rsidDel="00000000" w:rsidP="00000000" w:rsidRDefault="00000000" w:rsidRPr="00000000" w14:paraId="00000345">
      <w:pPr>
        <w:spacing w:after="240" w:before="240" w:line="480" w:lineRule="auto"/>
        <w:rPr/>
      </w:pPr>
      <w:r w:rsidDel="00000000" w:rsidR="00000000" w:rsidRPr="00000000">
        <w:rPr>
          <w:b w:val="1"/>
          <w:bCs w:val="1"/>
          <w:rtl w:val="0"/>
        </w:rPr>
        <w:t xml:space="preserve">Gia Khiếu:</w:t>
      </w:r>
      <w:r w:rsidDel="00000000" w:rsidR="00000000" w:rsidRPr="00000000">
        <w:rPr>
          <w:rtl w:val="0"/>
        </w:rPr>
        <w:t xml:space="preserve"> “Ờ…”</w:t>
      </w:r>
    </w:p>
    <w:p w:rsidR="00000000" w:rsidDel="00000000" w:rsidP="00000000" w:rsidRDefault="00000000" w:rsidRPr="00000000" w14:paraId="00000346">
      <w:pPr>
        <w:spacing w:after="240" w:before="240" w:line="480" w:lineRule="auto"/>
        <w:ind w:left="0" w:firstLine="0"/>
        <w:rPr/>
      </w:pPr>
      <w:r w:rsidDel="00000000" w:rsidR="00000000" w:rsidRPr="00000000">
        <w:rPr>
          <w:rtl w:val="0"/>
        </w:rPr>
        <w:t xml:space="preserve">(Bạn thấy những người học giỏi thật kì lạ…)</w:t>
      </w:r>
      <w:r w:rsidDel="00000000" w:rsidR="00000000" w:rsidRPr="00000000">
        <w:br w:type="page"/>
      </w: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(Bạn tập trung học bài, thời gian trôi nhanh bất ngờ khi bạn đã quen với lớp và nhịp giảng của cô.)</w:t>
      </w:r>
    </w:p>
    <w:p w:rsidR="00000000" w:rsidDel="00000000" w:rsidP="00000000" w:rsidRDefault="00000000" w:rsidRPr="00000000" w14:paraId="00000348">
      <w:pPr>
        <w:ind w:left="1440" w:firstLine="0"/>
        <w:rPr/>
      </w:pPr>
      <w:r w:rsidDel="00000000" w:rsidR="00000000" w:rsidRPr="00000000">
        <w:rPr>
          <w:rtl w:val="0"/>
        </w:rPr>
      </w:r>
    </w:p>
    <w:p w:rsidR="00000000" w:rsidDel="00000000" w:rsidP="00000000" w:rsidRDefault="00000000" w:rsidRPr="00000000" w14:paraId="00000349">
      <w:pPr>
        <w:rPr/>
      </w:pPr>
      <w:r w:rsidDel="00000000" w:rsidR="00000000" w:rsidRPr="00000000">
        <w:rPr>
          <w:b w:val="1"/>
          <w:bCs w:val="1"/>
          <w:rtl w:val="0"/>
        </w:rPr>
        <w:t xml:space="preserve">Cô Duyên</w:t>
      </w:r>
      <w:r w:rsidDel="00000000" w:rsidR="00000000" w:rsidRPr="00000000">
        <w:rPr>
          <w:rtl w:val="0"/>
        </w:rPr>
        <w:t xml:space="preserve">: “...Các con làm hết bài này nhé, tuần sau mình sẽ sửa.”</w:t>
      </w:r>
    </w:p>
    <w:p w:rsidR="00000000" w:rsidDel="00000000" w:rsidP="00000000" w:rsidRDefault="00000000" w:rsidRPr="00000000" w14:paraId="0000034A">
      <w:pPr>
        <w:ind w:left="1440" w:firstLine="0"/>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(Cả lớp bắt đầu giải tán)</w:t>
      </w:r>
    </w:p>
    <w:p w:rsidR="00000000" w:rsidDel="00000000" w:rsidP="00000000" w:rsidRDefault="00000000" w:rsidRPr="00000000" w14:paraId="0000034C">
      <w:pPr>
        <w:ind w:left="1440" w:firstLine="0"/>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(Bỗng Phong Lê đứng trước mặt bạn)</w:t>
      </w:r>
    </w:p>
    <w:p w:rsidR="00000000" w:rsidDel="00000000" w:rsidP="00000000" w:rsidRDefault="00000000" w:rsidRPr="00000000" w14:paraId="0000034E">
      <w:pPr>
        <w:ind w:left="1440" w:firstLine="0"/>
        <w:rPr/>
      </w:pPr>
      <w:r w:rsidDel="00000000" w:rsidR="00000000" w:rsidRPr="00000000">
        <w:rPr>
          <w:rtl w:val="0"/>
        </w:rPr>
      </w:r>
    </w:p>
    <w:p w:rsidR="00000000" w:rsidDel="00000000" w:rsidP="00000000" w:rsidRDefault="00000000" w:rsidRPr="00000000" w14:paraId="0000034F">
      <w:pPr>
        <w:rPr/>
      </w:pPr>
      <w:r w:rsidDel="00000000" w:rsidR="00000000" w:rsidRPr="00000000">
        <w:rPr>
          <w:b w:val="1"/>
          <w:bCs w:val="1"/>
          <w:rtl w:val="0"/>
        </w:rPr>
        <w:t xml:space="preserve">Phong Lê</w:t>
      </w:r>
      <w:r w:rsidDel="00000000" w:rsidR="00000000" w:rsidRPr="00000000">
        <w:rPr>
          <w:rtl w:val="0"/>
        </w:rPr>
        <w:t xml:space="preserve">: “MC ơi!”</w:t>
      </w:r>
    </w:p>
    <w:p w:rsidR="00000000" w:rsidDel="00000000" w:rsidP="00000000" w:rsidRDefault="00000000" w:rsidRPr="00000000" w14:paraId="00000350">
      <w:pPr>
        <w:ind w:left="1440" w:firstLine="0"/>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“Nãy mình quên xin </w:t>
      </w:r>
      <w:commentRangeStart w:id="26"/>
      <w:r w:rsidDel="00000000" w:rsidR="00000000" w:rsidRPr="00000000">
        <w:rPr>
          <w:rtl w:val="0"/>
        </w:rPr>
        <w:t xml:space="preserve">facebok </w:t>
      </w:r>
      <w:commentRangeEnd w:id="26"/>
      <w:r w:rsidDel="00000000" w:rsidR="00000000" w:rsidRPr="00000000">
        <w:commentReference w:id="26"/>
      </w:r>
      <w:r w:rsidDel="00000000" w:rsidR="00000000" w:rsidRPr="00000000">
        <w:rPr>
          <w:rtl w:val="0"/>
        </w:rPr>
        <w:t xml:space="preserve">của MC á”</w:t>
      </w:r>
    </w:p>
    <w:p w:rsidR="00000000" w:rsidDel="00000000" w:rsidP="00000000" w:rsidRDefault="00000000" w:rsidRPr="00000000" w14:paraId="00000352">
      <w:pPr>
        <w:ind w:left="1440" w:firstLine="0"/>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“Có gì MC kết bạn với mình nha!”</w:t>
      </w:r>
    </w:p>
    <w:p w:rsidR="00000000" w:rsidDel="00000000" w:rsidP="00000000" w:rsidRDefault="00000000" w:rsidRPr="00000000" w14:paraId="00000354">
      <w:pPr>
        <w:ind w:left="1440" w:firstLine="0"/>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“Kết bạn cả Nghĩa với Khiếu luôn để tiện trao đổi bài tập nè”</w:t>
      </w:r>
    </w:p>
    <w:p w:rsidR="00000000" w:rsidDel="00000000" w:rsidP="00000000" w:rsidRDefault="00000000" w:rsidRPr="00000000" w14:paraId="00000356">
      <w:pPr>
        <w:ind w:left="1440" w:firstLine="0"/>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(Bạn kết bạn với cả 3 người trên FB sau đó chào tạm biệt họ và đi về nhà.)</w:t>
      </w:r>
    </w:p>
    <w:p w:rsidR="00000000" w:rsidDel="00000000" w:rsidP="00000000" w:rsidRDefault="00000000" w:rsidRPr="00000000" w14:paraId="00000358">
      <w:pPr>
        <w:spacing w:after="240" w:before="240" w:line="480" w:lineRule="auto"/>
        <w:ind w:left="0" w:firstLine="0"/>
        <w:rPr/>
      </w:pPr>
      <w:r w:rsidDel="00000000" w:rsidR="00000000" w:rsidRPr="00000000">
        <w:rPr>
          <w:rtl w:val="0"/>
        </w:rPr>
      </w:r>
    </w:p>
    <w:p w:rsidR="00000000" w:rsidDel="00000000" w:rsidP="00000000" w:rsidRDefault="00000000" w:rsidRPr="00000000" w14:paraId="00000359">
      <w:pPr>
        <w:spacing w:after="240" w:before="240" w:line="48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35A">
      <w:pPr>
        <w:spacing w:after="240" w:before="240" w:line="480" w:lineRule="auto"/>
        <w:ind w:left="0" w:firstLine="0"/>
        <w:rPr>
          <w:shd w:fill="a4c2f4" w:val="clear"/>
        </w:rPr>
      </w:pPr>
      <w:r w:rsidDel="00000000" w:rsidR="00000000" w:rsidRPr="00000000">
        <w:rPr>
          <w:shd w:fill="a4c2f4" w:val="clear"/>
          <w:rtl w:val="0"/>
        </w:rPr>
        <w:t xml:space="preserve">&lt;Ngồi giữa GK và PL&gt;</w:t>
      </w:r>
    </w:p>
    <w:p w:rsidR="00000000" w:rsidDel="00000000" w:rsidP="00000000" w:rsidRDefault="00000000" w:rsidRPr="00000000" w14:paraId="0000035B">
      <w:pPr>
        <w:spacing w:after="240" w:before="240" w:line="480" w:lineRule="auto"/>
        <w:ind w:left="0" w:firstLine="0"/>
        <w:rPr>
          <w:shd w:fill="b6d7a8" w:val="clear"/>
        </w:rPr>
      </w:pPr>
      <w:r w:rsidDel="00000000" w:rsidR="00000000" w:rsidRPr="00000000">
        <w:rPr>
          <w:shd w:fill="b6d7a8" w:val="clear"/>
          <w:rtl w:val="0"/>
        </w:rPr>
        <w:t xml:space="preserve">[+1 fp PL]</w:t>
      </w:r>
    </w:p>
    <w:p w:rsidR="00000000" w:rsidDel="00000000" w:rsidP="00000000" w:rsidRDefault="00000000" w:rsidRPr="00000000" w14:paraId="0000035C">
      <w:pPr>
        <w:spacing w:after="240" w:before="240" w:line="480" w:lineRule="auto"/>
        <w:ind w:left="0" w:firstLine="0"/>
        <w:rPr/>
      </w:pPr>
      <w:r w:rsidDel="00000000" w:rsidR="00000000" w:rsidRPr="00000000">
        <w:rPr>
          <w:rtl w:val="0"/>
        </w:rPr>
        <w:t xml:space="preserve">(Bạn từ từ đi vòng ra đằng sau Gia Khiếu đang ngủ, cẩn thận từng bước đi để không lỡ làm cậu ta tỉnh giấc)</w:t>
      </w:r>
    </w:p>
    <w:p w:rsidR="00000000" w:rsidDel="00000000" w:rsidP="00000000" w:rsidRDefault="00000000" w:rsidRPr="00000000" w14:paraId="0000035D">
      <w:pPr>
        <w:spacing w:after="240" w:before="240" w:line="480" w:lineRule="auto"/>
        <w:ind w:left="0" w:firstLine="0"/>
        <w:rPr/>
      </w:pPr>
      <w:r w:rsidDel="00000000" w:rsidR="00000000" w:rsidRPr="00000000">
        <w:rPr>
          <w:rtl w:val="0"/>
        </w:rPr>
        <w:t xml:space="preserve">(Cậu bạn đẹp trai nhìn thấy bạn và vội sắp xếp lại tài liệu để không lấn qua khu bàn của bạn)</w:t>
      </w:r>
    </w:p>
    <w:p w:rsidR="00000000" w:rsidDel="00000000" w:rsidP="00000000" w:rsidRDefault="00000000" w:rsidRPr="00000000" w14:paraId="0000035E">
      <w:pPr>
        <w:spacing w:after="240" w:before="240" w:line="480" w:lineRule="auto"/>
        <w:rPr/>
      </w:pPr>
      <w:r w:rsidDel="00000000" w:rsidR="00000000" w:rsidRPr="00000000">
        <w:rPr>
          <w:b w:val="1"/>
          <w:bCs w:val="1"/>
          <w:rtl w:val="0"/>
        </w:rPr>
        <w:t xml:space="preserve">Phong Lê:</w:t>
      </w:r>
      <w:r w:rsidDel="00000000" w:rsidR="00000000" w:rsidRPr="00000000">
        <w:rPr>
          <w:rtl w:val="0"/>
        </w:rPr>
        <w:t xml:space="preserve"> "Cậu ngồi đây hả? Mình llà”</w:t>
        <w:br w:type="textWrapping"/>
        <w:t xml:space="preserve">(nhai)</w:t>
        <w:br w:type="textWrapping"/>
        <w:t xml:space="preserve"> “Phong”</w:t>
        <w:br w:type="textWrapping"/>
        <w:t xml:space="preserve">(nhai)</w:t>
        <w:br w:type="textWrapping"/>
        <w:t xml:space="preserve">“Lê. Nè, cậu muốn ăn cá viên hông." *chews after every word</w:t>
      </w:r>
    </w:p>
    <w:p w:rsidR="00000000" w:rsidDel="00000000" w:rsidP="00000000" w:rsidRDefault="00000000" w:rsidRPr="00000000" w14:paraId="0000035F">
      <w:pPr>
        <w:spacing w:after="240" w:before="240" w:line="480" w:lineRule="auto"/>
        <w:rPr/>
      </w:pPr>
      <w:r w:rsidDel="00000000" w:rsidR="00000000" w:rsidRPr="00000000">
        <w:rPr>
          <w:rtl w:val="0"/>
        </w:rPr>
        <w:t xml:space="preserve">(Phong Lê chìa ra một viên cá chiên được xiên trên một cái que.)</w:t>
      </w:r>
    </w:p>
    <w:p w:rsidR="00000000" w:rsidDel="00000000" w:rsidP="00000000" w:rsidRDefault="00000000" w:rsidRPr="00000000" w14:paraId="00000360">
      <w:pPr>
        <w:spacing w:after="240" w:before="240" w:line="480" w:lineRule="auto"/>
        <w:rPr/>
      </w:pPr>
      <w:r w:rsidDel="00000000" w:rsidR="00000000" w:rsidRPr="00000000">
        <w:rPr>
          <w:rtl w:val="0"/>
        </w:rPr>
        <w:t xml:space="preserve">(Bạn quyết định)</w:t>
      </w:r>
    </w:p>
    <w:p w:rsidR="00000000" w:rsidDel="00000000" w:rsidP="00000000" w:rsidRDefault="00000000" w:rsidRPr="00000000" w14:paraId="00000361">
      <w:pPr>
        <w:spacing w:after="240" w:before="240" w:line="480" w:lineRule="auto"/>
        <w:rPr>
          <w:b w:val="1"/>
          <w:bCs w:val="1"/>
          <w:shd w:fill="ffe599" w:val="clear"/>
        </w:rPr>
      </w:pPr>
      <w:r w:rsidDel="00000000" w:rsidR="00000000" w:rsidRPr="00000000">
        <w:rPr>
          <w:b w:val="1"/>
          <w:bCs w:val="1"/>
          <w:shd w:fill="ffe599" w:val="clear"/>
          <w:rtl w:val="0"/>
        </w:rPr>
        <w:t xml:space="preserve">&lt;Nhận xiên&gt;</w:t>
      </w:r>
    </w:p>
    <w:p w:rsidR="00000000" w:rsidDel="00000000" w:rsidP="00000000" w:rsidRDefault="00000000" w:rsidRPr="00000000" w14:paraId="00000362">
      <w:pPr>
        <w:spacing w:after="240" w:before="240" w:line="480" w:lineRule="auto"/>
        <w:rPr>
          <w:b w:val="1"/>
          <w:bCs w:val="1"/>
          <w:shd w:fill="ffe599" w:val="clear"/>
        </w:rPr>
      </w:pPr>
      <w:r w:rsidDel="00000000" w:rsidR="00000000" w:rsidRPr="00000000">
        <w:rPr>
          <w:b w:val="1"/>
          <w:bCs w:val="1"/>
          <w:shd w:fill="ffe599" w:val="clear"/>
          <w:rtl w:val="0"/>
        </w:rPr>
        <w:t xml:space="preserve">&lt;Không nhận xiên&gt;</w:t>
      </w:r>
      <w:r w:rsidDel="00000000" w:rsidR="00000000" w:rsidRPr="00000000">
        <w:br w:type="page"/>
      </w:r>
      <w:r w:rsidDel="00000000" w:rsidR="00000000" w:rsidRPr="00000000">
        <w:rPr>
          <w:rtl w:val="0"/>
        </w:rPr>
      </w:r>
    </w:p>
    <w:p w:rsidR="00000000" w:rsidDel="00000000" w:rsidP="00000000" w:rsidRDefault="00000000" w:rsidRPr="00000000" w14:paraId="00000363">
      <w:pPr>
        <w:spacing w:after="240" w:before="240" w:line="480" w:lineRule="auto"/>
        <w:rPr>
          <w:b w:val="1"/>
          <w:bCs w:val="1"/>
          <w:shd w:fill="ffe599" w:val="clear"/>
        </w:rPr>
      </w:pPr>
      <w:r w:rsidDel="00000000" w:rsidR="00000000" w:rsidRPr="00000000">
        <w:rPr>
          <w:b w:val="1"/>
          <w:bCs w:val="1"/>
          <w:shd w:fill="ffe599" w:val="clear"/>
          <w:rtl w:val="0"/>
        </w:rPr>
        <w:t xml:space="preserve">&lt;Nhận xiên&gt;</w:t>
      </w:r>
    </w:p>
    <w:p w:rsidR="00000000" w:rsidDel="00000000" w:rsidP="00000000" w:rsidRDefault="00000000" w:rsidRPr="00000000" w14:paraId="00000364">
      <w:pPr>
        <w:spacing w:after="240" w:before="240" w:line="480" w:lineRule="auto"/>
        <w:rPr/>
      </w:pPr>
      <w:r w:rsidDel="00000000" w:rsidR="00000000" w:rsidRPr="00000000">
        <w:rPr>
          <w:rtl w:val="0"/>
        </w:rPr>
        <w:t xml:space="preserve">(Bạn vội đặt cặp sách xuống và lén lút đưa tay ra nhận chiếc xiên từ tay Phong Lê. Sau đó bạn nhanh chóng xử lý viên cá viên ngon lành trước khi cô quay xuống)</w:t>
      </w:r>
    </w:p>
    <w:p w:rsidR="00000000" w:rsidDel="00000000" w:rsidP="00000000" w:rsidRDefault="00000000" w:rsidRPr="00000000" w14:paraId="00000365">
      <w:pPr>
        <w:spacing w:after="240" w:before="240" w:line="480" w:lineRule="auto"/>
        <w:rPr>
          <w:b w:val="1"/>
          <w:bCs w:val="1"/>
          <w:shd w:fill="b4a7d6" w:val="clear"/>
        </w:rPr>
      </w:pPr>
      <w:r w:rsidDel="00000000" w:rsidR="00000000" w:rsidRPr="00000000">
        <w:rPr>
          <w:b w:val="1"/>
          <w:bCs w:val="1"/>
          <w:shd w:fill="ffe599" w:val="clear"/>
          <w:rtl w:val="0"/>
        </w:rPr>
        <w:t xml:space="preserve">&lt;Cảm ơn, mình là MC&gt;</w:t>
      </w:r>
      <w:r w:rsidDel="00000000" w:rsidR="00000000" w:rsidRPr="00000000">
        <w:rPr>
          <w:rtl w:val="0"/>
        </w:rPr>
      </w:r>
    </w:p>
    <w:p w:rsidR="00000000" w:rsidDel="00000000" w:rsidP="00000000" w:rsidRDefault="00000000" w:rsidRPr="00000000" w14:paraId="00000366">
      <w:pPr>
        <w:spacing w:after="240" w:before="240" w:line="480" w:lineRule="auto"/>
        <w:rPr>
          <w:b w:val="1"/>
          <w:bCs w:val="1"/>
          <w:shd w:fill="b4a7d6" w:val="clear"/>
        </w:rPr>
      </w:pPr>
      <w:r w:rsidDel="00000000" w:rsidR="00000000" w:rsidRPr="00000000">
        <w:rPr>
          <w:b w:val="1"/>
          <w:bCs w:val="1"/>
          <w:shd w:fill="ffe599" w:val="clear"/>
          <w:rtl w:val="0"/>
        </w:rPr>
        <w:t xml:space="preserve">&lt;Cảm ơn cậu nha, mình là MC&gt;</w:t>
      </w:r>
      <w:r w:rsidDel="00000000" w:rsidR="00000000" w:rsidRPr="00000000">
        <w:rPr>
          <w:rtl w:val="0"/>
        </w:rPr>
      </w:r>
    </w:p>
    <w:p w:rsidR="00000000" w:rsidDel="00000000" w:rsidP="00000000" w:rsidRDefault="00000000" w:rsidRPr="00000000" w14:paraId="00000367">
      <w:pPr>
        <w:spacing w:after="240" w:before="240" w:line="480" w:lineRule="auto"/>
        <w:rPr>
          <w:b w:val="1"/>
          <w:bCs w:val="1"/>
          <w:shd w:fill="b4a7d6" w:val="clear"/>
        </w:rPr>
      </w:pPr>
      <w:r w:rsidDel="00000000" w:rsidR="00000000" w:rsidRPr="00000000">
        <w:rPr>
          <w:b w:val="1"/>
          <w:bCs w:val="1"/>
          <w:shd w:fill="ffe599" w:val="clear"/>
          <w:rtl w:val="0"/>
        </w:rPr>
        <w:t xml:space="preserve">&lt;Ui còn nóng hổi luôn, cảm ơn cậu nhiều nha, mình là MC&gt;</w:t>
      </w:r>
      <w:r w:rsidDel="00000000" w:rsidR="00000000" w:rsidRPr="00000000">
        <w:br w:type="page"/>
      </w:r>
      <w:r w:rsidDel="00000000" w:rsidR="00000000" w:rsidRPr="00000000">
        <w:rPr>
          <w:rtl w:val="0"/>
        </w:rPr>
      </w:r>
    </w:p>
    <w:p w:rsidR="00000000" w:rsidDel="00000000" w:rsidP="00000000" w:rsidRDefault="00000000" w:rsidRPr="00000000" w14:paraId="00000368">
      <w:pPr>
        <w:spacing w:after="240" w:before="240" w:line="480" w:lineRule="auto"/>
        <w:rPr>
          <w:b w:val="1"/>
          <w:bCs w:val="1"/>
          <w:shd w:fill="b4a7d6" w:val="clear"/>
        </w:rPr>
      </w:pPr>
      <w:r w:rsidDel="00000000" w:rsidR="00000000" w:rsidRPr="00000000">
        <w:rPr>
          <w:b w:val="1"/>
          <w:bCs w:val="1"/>
          <w:shd w:fill="ffe599" w:val="clear"/>
          <w:rtl w:val="0"/>
        </w:rPr>
        <w:t xml:space="preserve">&lt;Cảm ơn, mình là MC&gt;</w:t>
      </w:r>
      <w:r w:rsidDel="00000000" w:rsidR="00000000" w:rsidRPr="00000000">
        <w:rPr>
          <w:b w:val="1"/>
          <w:bCs w:val="1"/>
          <w:rtl w:val="0"/>
        </w:rPr>
        <w:t xml:space="preserve"> </w:t>
      </w:r>
      <w:r w:rsidDel="00000000" w:rsidR="00000000" w:rsidRPr="00000000">
        <w:rPr>
          <w:b w:val="1"/>
          <w:bCs w:val="1"/>
          <w:shd w:fill="b4a7d6" w:val="clear"/>
          <w:rtl w:val="0"/>
        </w:rPr>
        <w:t xml:space="preserve">[+1 NC] </w:t>
      </w:r>
    </w:p>
    <w:p w:rsidR="00000000" w:rsidDel="00000000" w:rsidP="00000000" w:rsidRDefault="00000000" w:rsidRPr="00000000" w14:paraId="00000369">
      <w:pPr>
        <w:spacing w:after="240" w:before="240" w:line="480" w:lineRule="auto"/>
        <w:rPr>
          <w:b w:val="1"/>
          <w:bCs w:val="1"/>
          <w:shd w:fill="b4a7d6" w:val="clear"/>
        </w:rPr>
      </w:pPr>
      <w:r w:rsidDel="00000000" w:rsidR="00000000" w:rsidRPr="00000000">
        <w:rPr>
          <w:b w:val="1"/>
          <w:bCs w:val="1"/>
          <w:rtl w:val="0"/>
        </w:rPr>
        <w:t xml:space="preserve">Phong</w:t>
      </w:r>
      <w:r w:rsidDel="00000000" w:rsidR="00000000" w:rsidRPr="00000000">
        <w:rPr>
          <w:rtl w:val="0"/>
        </w:rPr>
        <w:t xml:space="preserve">: “Hì hì không có gì nha, rất vui được gặp cậu, MC”</w:t>
      </w:r>
      <w:r w:rsidDel="00000000" w:rsidR="00000000" w:rsidRPr="00000000">
        <w:rPr>
          <w:rtl w:val="0"/>
        </w:rPr>
      </w:r>
    </w:p>
    <w:p w:rsidR="00000000" w:rsidDel="00000000" w:rsidP="00000000" w:rsidRDefault="00000000" w:rsidRPr="00000000" w14:paraId="0000036A">
      <w:pPr>
        <w:spacing w:after="240" w:before="240" w:line="480" w:lineRule="auto"/>
        <w:rPr>
          <w:b w:val="1"/>
          <w:bCs w:val="1"/>
          <w:shd w:fill="b4a7d6" w:val="clear"/>
        </w:rPr>
      </w:pPr>
      <w:r w:rsidDel="00000000" w:rsidR="00000000" w:rsidRPr="00000000">
        <w:rPr>
          <w:b w:val="1"/>
          <w:bCs w:val="1"/>
          <w:shd w:fill="ffe599" w:val="clear"/>
          <w:rtl w:val="0"/>
        </w:rPr>
        <w:t xml:space="preserve">&lt;Cảm ơn cậu nhiều nha, mình là MC&gt; </w:t>
      </w:r>
      <w:r w:rsidDel="00000000" w:rsidR="00000000" w:rsidRPr="00000000">
        <w:rPr>
          <w:b w:val="1"/>
          <w:bCs w:val="1"/>
          <w:shd w:fill="b4a7d6" w:val="clear"/>
          <w:rtl w:val="0"/>
        </w:rPr>
        <w:t xml:space="preserve">[+1 SS]</w:t>
      </w:r>
    </w:p>
    <w:p w:rsidR="00000000" w:rsidDel="00000000" w:rsidP="00000000" w:rsidRDefault="00000000" w:rsidRPr="00000000" w14:paraId="0000036B">
      <w:pPr>
        <w:spacing w:after="240" w:before="240" w:line="480" w:lineRule="auto"/>
        <w:ind w:left="0" w:firstLine="0"/>
        <w:rPr/>
      </w:pPr>
      <w:r w:rsidDel="00000000" w:rsidR="00000000" w:rsidRPr="00000000">
        <w:rPr>
          <w:b w:val="1"/>
          <w:bCs w:val="1"/>
          <w:rtl w:val="0"/>
        </w:rPr>
        <w:t xml:space="preserve">Phong</w:t>
      </w:r>
      <w:r w:rsidDel="00000000" w:rsidR="00000000" w:rsidRPr="00000000">
        <w:rPr>
          <w:rtl w:val="0"/>
        </w:rPr>
        <w:t xml:space="preserve">: “Không có gì nhen ^^, MC thấy ngon thì có thể lấy tiếp ăn nhé”\</w:t>
      </w:r>
    </w:p>
    <w:p w:rsidR="00000000" w:rsidDel="00000000" w:rsidP="00000000" w:rsidRDefault="00000000" w:rsidRPr="00000000" w14:paraId="0000036C">
      <w:pPr>
        <w:spacing w:after="240" w:before="240" w:line="480" w:lineRule="auto"/>
        <w:rPr>
          <w:b w:val="1"/>
          <w:bCs w:val="1"/>
          <w:shd w:fill="b4a7d6" w:val="clear"/>
        </w:rPr>
      </w:pPr>
      <w:r w:rsidDel="00000000" w:rsidR="00000000" w:rsidRPr="00000000">
        <w:rPr>
          <w:b w:val="1"/>
          <w:bCs w:val="1"/>
          <w:shd w:fill="ffe599" w:val="clear"/>
          <w:rtl w:val="0"/>
        </w:rPr>
        <w:t xml:space="preserve">&lt;Ui vừa ngon lại còn nóng hổi luôn, cảm ơn cậu nhiều nha, mình là MC&gt; </w:t>
      </w:r>
      <w:r w:rsidDel="00000000" w:rsidR="00000000" w:rsidRPr="00000000">
        <w:rPr>
          <w:b w:val="1"/>
          <w:bCs w:val="1"/>
          <w:shd w:fill="b4a7d6" w:val="clear"/>
          <w:rtl w:val="0"/>
        </w:rPr>
        <w:t xml:space="preserve">[+1 CM]</w:t>
      </w:r>
    </w:p>
    <w:p w:rsidR="00000000" w:rsidDel="00000000" w:rsidP="00000000" w:rsidRDefault="00000000" w:rsidRPr="00000000" w14:paraId="0000036D">
      <w:pPr>
        <w:spacing w:after="240" w:before="240" w:line="480" w:lineRule="auto"/>
        <w:rPr/>
      </w:pPr>
      <w:r w:rsidDel="00000000" w:rsidR="00000000" w:rsidRPr="00000000">
        <w:rPr>
          <w:b w:val="1"/>
          <w:bCs w:val="1"/>
          <w:rtl w:val="0"/>
        </w:rPr>
        <w:t xml:space="preserve">Phong</w:t>
      </w:r>
      <w:r w:rsidDel="00000000" w:rsidR="00000000" w:rsidRPr="00000000">
        <w:rPr>
          <w:rtl w:val="0"/>
        </w:rPr>
        <w:t xml:space="preserve">: “Bạn tui mới mua mang vào á nên còn nóng lắm, ăn siêu ngon luôn :D”</w:t>
      </w:r>
    </w:p>
    <w:p w:rsidR="00000000" w:rsidDel="00000000" w:rsidP="00000000" w:rsidRDefault="00000000" w:rsidRPr="00000000" w14:paraId="0000036E">
      <w:pPr>
        <w:spacing w:after="240" w:before="240" w:line="480" w:lineRule="auto"/>
        <w:rPr/>
      </w:pPr>
      <w:r w:rsidDel="00000000" w:rsidR="00000000" w:rsidRPr="00000000">
        <w:rPr>
          <w:rtl w:val="0"/>
        </w:rPr>
        <w:t xml:space="preserve">“Còn nhiều lắm á nếu MC muốn ăn tiếp”</w:t>
      </w:r>
      <w:r w:rsidDel="00000000" w:rsidR="00000000" w:rsidRPr="00000000">
        <w:br w:type="page"/>
      </w:r>
      <w:r w:rsidDel="00000000" w:rsidR="00000000" w:rsidRPr="00000000">
        <w:rPr>
          <w:rtl w:val="0"/>
        </w:rPr>
      </w:r>
    </w:p>
    <w:p w:rsidR="00000000" w:rsidDel="00000000" w:rsidP="00000000" w:rsidRDefault="00000000" w:rsidRPr="00000000" w14:paraId="0000036F">
      <w:pPr>
        <w:spacing w:after="240" w:before="240" w:line="480" w:lineRule="auto"/>
        <w:rPr/>
      </w:pPr>
      <w:r w:rsidDel="00000000" w:rsidR="00000000" w:rsidRPr="00000000">
        <w:rPr>
          <w:b w:val="1"/>
          <w:bCs w:val="1"/>
          <w:shd w:fill="ffe599" w:val="clear"/>
          <w:rtl w:val="0"/>
        </w:rPr>
        <w:t xml:space="preserve">&lt;Không nhận xiên&gt;</w:t>
      </w:r>
      <w:r w:rsidDel="00000000" w:rsidR="00000000" w:rsidRPr="00000000">
        <w:rPr>
          <w:rtl w:val="0"/>
        </w:rPr>
      </w:r>
    </w:p>
    <w:p w:rsidR="00000000" w:rsidDel="00000000" w:rsidP="00000000" w:rsidRDefault="00000000" w:rsidRPr="00000000" w14:paraId="00000370">
      <w:pPr>
        <w:spacing w:after="240" w:before="240" w:line="480" w:lineRule="auto"/>
        <w:rPr/>
      </w:pPr>
      <w:r w:rsidDel="00000000" w:rsidR="00000000" w:rsidRPr="00000000">
        <w:rPr>
          <w:rtl w:val="0"/>
        </w:rPr>
        <w:t xml:space="preserve">(Bạn lịch sự từ chối Phong Lê)</w:t>
      </w:r>
    </w:p>
    <w:p w:rsidR="00000000" w:rsidDel="00000000" w:rsidP="00000000" w:rsidRDefault="00000000" w:rsidRPr="00000000" w14:paraId="00000371">
      <w:pPr>
        <w:spacing w:after="240" w:before="240" w:line="480" w:lineRule="auto"/>
        <w:rPr/>
      </w:pPr>
      <w:r w:rsidDel="00000000" w:rsidR="00000000" w:rsidRPr="00000000">
        <w:rPr>
          <w:b w:val="1"/>
          <w:bCs w:val="1"/>
          <w:rtl w:val="0"/>
        </w:rPr>
        <w:t xml:space="preserve">Phong: </w:t>
      </w:r>
      <w:r w:rsidDel="00000000" w:rsidR="00000000" w:rsidRPr="00000000">
        <w:rPr>
          <w:rtl w:val="0"/>
        </w:rPr>
        <w:t xml:space="preserve">“Oke thế thôi để mình ăn vậy hì hì”</w:t>
      </w:r>
    </w:p>
    <w:p w:rsidR="00000000" w:rsidDel="00000000" w:rsidP="00000000" w:rsidRDefault="00000000" w:rsidRPr="00000000" w14:paraId="00000372">
      <w:pPr>
        <w:spacing w:after="240" w:before="240" w:line="480" w:lineRule="auto"/>
        <w:rPr>
          <w:b w:val="1"/>
          <w:bCs w:val="1"/>
          <w:shd w:fill="b4a7d6" w:val="clear"/>
        </w:rPr>
      </w:pPr>
      <w:r w:rsidDel="00000000" w:rsidR="00000000" w:rsidRPr="00000000">
        <w:rPr>
          <w:rtl w:val="0"/>
        </w:rPr>
        <w:t xml:space="preserve">“Tên cậu là gì á”</w:t>
      </w:r>
      <w:r w:rsidDel="00000000" w:rsidR="00000000" w:rsidRPr="00000000">
        <w:rPr>
          <w:b w:val="1"/>
          <w:bCs w:val="1"/>
          <w:rtl w:val="0"/>
        </w:rPr>
        <w:br w:type="textWrapping"/>
      </w:r>
      <w:r w:rsidDel="00000000" w:rsidR="00000000" w:rsidRPr="00000000">
        <w:rPr>
          <w:b w:val="1"/>
          <w:bCs w:val="1"/>
          <w:shd w:fill="ffe599" w:val="clear"/>
          <w:rtl w:val="0"/>
        </w:rPr>
        <w:t xml:space="preserve">&lt;Mình là MC&gt; </w:t>
      </w:r>
      <w:r w:rsidDel="00000000" w:rsidR="00000000" w:rsidRPr="00000000">
        <w:rPr>
          <w:b w:val="1"/>
          <w:bCs w:val="1"/>
          <w:shd w:fill="b4a7d6" w:val="clear"/>
          <w:rtl w:val="0"/>
        </w:rPr>
        <w:t xml:space="preserve">[+1 NC] </w:t>
      </w:r>
    </w:p>
    <w:p w:rsidR="00000000" w:rsidDel="00000000" w:rsidP="00000000" w:rsidRDefault="00000000" w:rsidRPr="00000000" w14:paraId="00000373">
      <w:pPr>
        <w:spacing w:after="240" w:before="240" w:line="480" w:lineRule="auto"/>
        <w:rPr/>
      </w:pPr>
      <w:r w:rsidDel="00000000" w:rsidR="00000000" w:rsidRPr="00000000">
        <w:rPr>
          <w:b w:val="1"/>
          <w:bCs w:val="1"/>
          <w:rtl w:val="0"/>
        </w:rPr>
        <w:t xml:space="preserve">Phong</w:t>
      </w:r>
      <w:r w:rsidDel="00000000" w:rsidR="00000000" w:rsidRPr="00000000">
        <w:rPr>
          <w:rtl w:val="0"/>
        </w:rPr>
        <w:t xml:space="preserve">: “Rất vui được làm quen với MC nha”</w:t>
      </w:r>
    </w:p>
    <w:p w:rsidR="00000000" w:rsidDel="00000000" w:rsidP="00000000" w:rsidRDefault="00000000" w:rsidRPr="00000000" w14:paraId="00000374">
      <w:pPr>
        <w:spacing w:after="240" w:before="240" w:line="480" w:lineRule="auto"/>
        <w:rPr>
          <w:b w:val="1"/>
          <w:bCs w:val="1"/>
          <w:shd w:fill="b4a7d6" w:val="clear"/>
        </w:rPr>
      </w:pPr>
      <w:r w:rsidDel="00000000" w:rsidR="00000000" w:rsidRPr="00000000">
        <w:rPr>
          <w:b w:val="1"/>
          <w:bCs w:val="1"/>
          <w:shd w:fill="ffe599" w:val="clear"/>
          <w:rtl w:val="0"/>
        </w:rPr>
        <w:t xml:space="preserve">&lt;Tên mình là MC á&gt; </w:t>
      </w:r>
      <w:r w:rsidDel="00000000" w:rsidR="00000000" w:rsidRPr="00000000">
        <w:rPr>
          <w:b w:val="1"/>
          <w:bCs w:val="1"/>
          <w:shd w:fill="b4a7d6" w:val="clear"/>
          <w:rtl w:val="0"/>
        </w:rPr>
        <w:t xml:space="preserve">[+1 SS]</w:t>
      </w:r>
    </w:p>
    <w:p w:rsidR="00000000" w:rsidDel="00000000" w:rsidP="00000000" w:rsidRDefault="00000000" w:rsidRPr="00000000" w14:paraId="00000375">
      <w:pPr>
        <w:spacing w:after="240" w:before="240" w:line="480" w:lineRule="auto"/>
        <w:rPr>
          <w:b w:val="1"/>
          <w:bCs w:val="1"/>
          <w:shd w:fill="b4a7d6" w:val="clear"/>
        </w:rPr>
      </w:pPr>
      <w:r w:rsidDel="00000000" w:rsidR="00000000" w:rsidRPr="00000000">
        <w:rPr>
          <w:b w:val="1"/>
          <w:bCs w:val="1"/>
          <w:rtl w:val="0"/>
        </w:rPr>
        <w:t xml:space="preserve">Phong</w:t>
      </w:r>
      <w:r w:rsidDel="00000000" w:rsidR="00000000" w:rsidRPr="00000000">
        <w:rPr>
          <w:rtl w:val="0"/>
        </w:rPr>
        <w:t xml:space="preserve">: “Chào MC nhé. Rấtttt vui được làm quen với cậu.”</w:t>
      </w:r>
      <w:r w:rsidDel="00000000" w:rsidR="00000000" w:rsidRPr="00000000">
        <w:rPr>
          <w:rtl w:val="0"/>
        </w:rPr>
      </w:r>
    </w:p>
    <w:p w:rsidR="00000000" w:rsidDel="00000000" w:rsidP="00000000" w:rsidRDefault="00000000" w:rsidRPr="00000000" w14:paraId="00000376">
      <w:pPr>
        <w:spacing w:after="240" w:before="240" w:line="480" w:lineRule="auto"/>
        <w:rPr>
          <w:b w:val="1"/>
          <w:bCs w:val="1"/>
          <w:shd w:fill="b4a7d6" w:val="clear"/>
        </w:rPr>
      </w:pPr>
      <w:r w:rsidDel="00000000" w:rsidR="00000000" w:rsidRPr="00000000">
        <w:rPr>
          <w:b w:val="1"/>
          <w:bCs w:val="1"/>
          <w:shd w:fill="ffe599" w:val="clear"/>
          <w:rtl w:val="0"/>
        </w:rPr>
        <w:t xml:space="preserve">&lt;Mình tên là MC á, hôm nay là bữa đầu còn bỡ ngỡ nên có gì cậu giúp đỡ mình nhé&gt; </w:t>
      </w:r>
      <w:r w:rsidDel="00000000" w:rsidR="00000000" w:rsidRPr="00000000">
        <w:rPr>
          <w:b w:val="1"/>
          <w:bCs w:val="1"/>
          <w:shd w:fill="b4a7d6" w:val="clear"/>
          <w:rtl w:val="0"/>
        </w:rPr>
        <w:t xml:space="preserve">[+1 CM]</w:t>
      </w:r>
    </w:p>
    <w:p w:rsidR="00000000" w:rsidDel="00000000" w:rsidP="00000000" w:rsidRDefault="00000000" w:rsidRPr="00000000" w14:paraId="00000377">
      <w:pPr>
        <w:spacing w:after="240" w:before="240" w:line="480" w:lineRule="auto"/>
        <w:ind w:left="0" w:firstLine="0"/>
        <w:rPr/>
      </w:pPr>
      <w:r w:rsidDel="00000000" w:rsidR="00000000" w:rsidRPr="00000000">
        <w:rPr>
          <w:b w:val="1"/>
          <w:bCs w:val="1"/>
          <w:rtl w:val="0"/>
        </w:rPr>
        <w:t xml:space="preserve">Phong</w:t>
      </w:r>
      <w:r w:rsidDel="00000000" w:rsidR="00000000" w:rsidRPr="00000000">
        <w:rPr>
          <w:rtl w:val="0"/>
        </w:rPr>
        <w:t xml:space="preserve">: “Rất vui được làm quen với MC nha”</w:t>
      </w:r>
    </w:p>
    <w:p w:rsidR="00000000" w:rsidDel="00000000" w:rsidP="00000000" w:rsidRDefault="00000000" w:rsidRPr="00000000" w14:paraId="00000378">
      <w:pPr>
        <w:spacing w:after="240" w:before="240" w:line="480" w:lineRule="auto"/>
        <w:ind w:left="0" w:firstLine="0"/>
        <w:rPr/>
      </w:pPr>
      <w:r w:rsidDel="00000000" w:rsidR="00000000" w:rsidRPr="00000000">
        <w:rPr>
          <w:rtl w:val="0"/>
        </w:rPr>
        <w:t xml:space="preserve">“Mình học cô cũng lâu rồi nên nếu khó gì hỏi mình là được.”</w:t>
      </w:r>
      <w:r w:rsidDel="00000000" w:rsidR="00000000" w:rsidRPr="00000000">
        <w:br w:type="page"/>
      </w:r>
      <w:r w:rsidDel="00000000" w:rsidR="00000000" w:rsidRPr="00000000">
        <w:rPr>
          <w:rtl w:val="0"/>
        </w:rPr>
      </w:r>
    </w:p>
    <w:p w:rsidR="00000000" w:rsidDel="00000000" w:rsidP="00000000" w:rsidRDefault="00000000" w:rsidRPr="00000000" w14:paraId="00000379">
      <w:pPr>
        <w:spacing w:after="240" w:before="240" w:line="480" w:lineRule="auto"/>
        <w:ind w:left="0" w:firstLine="0"/>
        <w:rPr/>
      </w:pPr>
      <w:r w:rsidDel="00000000" w:rsidR="00000000" w:rsidRPr="00000000">
        <w:rPr>
          <w:rtl w:val="0"/>
        </w:rPr>
        <w:t xml:space="preserve">(Phong Lê nói xong liền ăn liên tiếp 2-3 viên chiên nữa)</w:t>
      </w:r>
    </w:p>
    <w:p w:rsidR="00000000" w:rsidDel="00000000" w:rsidP="00000000" w:rsidRDefault="00000000" w:rsidRPr="00000000" w14:paraId="0000037A">
      <w:pPr>
        <w:spacing w:after="240" w:before="240" w:line="480" w:lineRule="auto"/>
        <w:ind w:left="0" w:firstLine="0"/>
        <w:rPr/>
      </w:pPr>
      <w:r w:rsidDel="00000000" w:rsidR="00000000" w:rsidRPr="00000000">
        <w:rPr>
          <w:rtl w:val="0"/>
        </w:rPr>
        <w:t xml:space="preserve">(Bạn hỏi nhỏ Phong là sao cậu ấy không sợ ăn vụng bị cô bắt)</w:t>
      </w:r>
    </w:p>
    <w:p w:rsidR="00000000" w:rsidDel="00000000" w:rsidP="00000000" w:rsidRDefault="00000000" w:rsidRPr="00000000" w14:paraId="0000037B">
      <w:pPr>
        <w:spacing w:after="240" w:before="240" w:line="480" w:lineRule="auto"/>
        <w:ind w:left="0" w:firstLine="0"/>
        <w:rPr/>
      </w:pPr>
      <w:r w:rsidDel="00000000" w:rsidR="00000000" w:rsidRPr="00000000">
        <w:rPr>
          <w:b w:val="1"/>
          <w:bCs w:val="1"/>
          <w:rtl w:val="0"/>
        </w:rPr>
        <w:t xml:space="preserve">Phong: </w:t>
      </w:r>
      <w:r w:rsidDel="00000000" w:rsidR="00000000" w:rsidRPr="00000000">
        <w:rPr>
          <w:rtl w:val="0"/>
        </w:rPr>
        <w:t xml:space="preserve">“Không sao đâu á, cô quay xuống là tụi mình che lại thôi”</w:t>
      </w:r>
    </w:p>
    <w:p w:rsidR="00000000" w:rsidDel="00000000" w:rsidP="00000000" w:rsidRDefault="00000000" w:rsidRPr="00000000" w14:paraId="0000037C">
      <w:pPr>
        <w:spacing w:after="240" w:before="240" w:line="480" w:lineRule="auto"/>
        <w:ind w:left="0" w:firstLine="0"/>
        <w:rPr/>
      </w:pPr>
      <w:r w:rsidDel="00000000" w:rsidR="00000000" w:rsidRPr="00000000">
        <w:rPr>
          <w:rtl w:val="0"/>
        </w:rPr>
        <w:t xml:space="preserve">(Bạn chưa kịp hỏi nhiều thế che kiểu gì thì bỗng nhiên cô Duyên quay xuống lớp và hỏi)</w:t>
      </w:r>
      <w:r w:rsidDel="00000000" w:rsidR="00000000" w:rsidRPr="00000000">
        <w:rPr>
          <w:rtl w:val="0"/>
        </w:rPr>
      </w:r>
    </w:p>
    <w:p w:rsidR="00000000" w:rsidDel="00000000" w:rsidP="00000000" w:rsidRDefault="00000000" w:rsidRPr="00000000" w14:paraId="0000037D">
      <w:pPr>
        <w:spacing w:after="240" w:before="240" w:line="480" w:lineRule="auto"/>
        <w:rPr/>
      </w:pPr>
      <w:r w:rsidDel="00000000" w:rsidR="00000000" w:rsidRPr="00000000">
        <w:rPr>
          <w:b w:val="1"/>
          <w:bCs w:val="1"/>
          <w:rtl w:val="0"/>
        </w:rPr>
        <w:t xml:space="preserve">Cô Duyên: </w:t>
      </w:r>
      <w:r w:rsidDel="00000000" w:rsidR="00000000" w:rsidRPr="00000000">
        <w:rPr>
          <w:rtl w:val="0"/>
        </w:rPr>
        <w:t xml:space="preserve">“Phong giải đến câu mấy rồi hả con”</w:t>
      </w:r>
    </w:p>
    <w:p w:rsidR="00000000" w:rsidDel="00000000" w:rsidP="00000000" w:rsidRDefault="00000000" w:rsidRPr="00000000" w14:paraId="0000037E">
      <w:pPr>
        <w:spacing w:after="240" w:before="240" w:line="480" w:lineRule="auto"/>
        <w:rPr/>
      </w:pPr>
      <w:r w:rsidDel="00000000" w:rsidR="00000000" w:rsidRPr="00000000">
        <w:rPr>
          <w:rtl w:val="0"/>
        </w:rPr>
        <w:t xml:space="preserve">(Nhưng khi quay sang Phong thì, một cách thần kì nào đó, tất cả đống đồ ăn vặt lúc nãy như không cánh mà bay, biến sang không gian khác. Bạn trố mắt nhìn cũng không thể tìm thấy bất cứ dấu vết gì của đồ ăn trên bàn.)</w:t>
      </w:r>
    </w:p>
    <w:p w:rsidR="00000000" w:rsidDel="00000000" w:rsidP="00000000" w:rsidRDefault="00000000" w:rsidRPr="00000000" w14:paraId="0000037F">
      <w:pPr>
        <w:spacing w:after="240" w:before="240" w:line="480" w:lineRule="auto"/>
        <w:rPr/>
      </w:pPr>
      <w:r w:rsidDel="00000000" w:rsidR="00000000" w:rsidRPr="00000000">
        <w:rPr>
          <w:rtl w:val="0"/>
        </w:rPr>
        <w:t xml:space="preserve">(Không những thế, cả Phong Lê lẫn cậu bạn ngồi cùng nãy như biến thành hai người khác hoàn toàn. Xiên que trên tay bị thay thế bằng cây bút và hai người cặm cụi chăm chú làm bài.)</w:t>
      </w:r>
    </w:p>
    <w:p w:rsidR="00000000" w:rsidDel="00000000" w:rsidP="00000000" w:rsidRDefault="00000000" w:rsidRPr="00000000" w14:paraId="00000380">
      <w:pPr>
        <w:spacing w:after="240" w:before="240" w:line="480" w:lineRule="auto"/>
        <w:rPr/>
      </w:pPr>
      <w:r w:rsidDel="00000000" w:rsidR="00000000" w:rsidRPr="00000000">
        <w:rPr>
          <w:rtl w:val="0"/>
        </w:rPr>
        <w:t xml:space="preserve">(Bạn nhìn Phong Lê một cách không thể tin nổi)</w:t>
      </w:r>
    </w:p>
    <w:p w:rsidR="00000000" w:rsidDel="00000000" w:rsidP="00000000" w:rsidRDefault="00000000" w:rsidRPr="00000000" w14:paraId="00000381">
      <w:pPr>
        <w:spacing w:after="240" w:before="240" w:line="480" w:lineRule="auto"/>
        <w:rPr/>
      </w:pPr>
      <w:r w:rsidDel="00000000" w:rsidR="00000000" w:rsidRPr="00000000">
        <w:rPr>
          <w:b w:val="1"/>
          <w:bCs w:val="1"/>
          <w:rtl w:val="0"/>
        </w:rPr>
        <w:t xml:space="preserve">Phong: </w:t>
      </w:r>
      <w:r w:rsidDel="00000000" w:rsidR="00000000" w:rsidRPr="00000000">
        <w:rPr>
          <w:rtl w:val="0"/>
        </w:rPr>
        <w:t xml:space="preserve">“Dạ đến câu 7 rồi cô”</w:t>
      </w:r>
    </w:p>
    <w:p w:rsidR="00000000" w:rsidDel="00000000" w:rsidP="00000000" w:rsidRDefault="00000000" w:rsidRPr="00000000" w14:paraId="00000382">
      <w:pPr>
        <w:spacing w:after="240" w:before="240" w:line="480" w:lineRule="auto"/>
        <w:rPr/>
      </w:pPr>
      <w:r w:rsidDel="00000000" w:rsidR="00000000" w:rsidRPr="00000000">
        <w:rPr>
          <w:b w:val="1"/>
          <w:bCs w:val="1"/>
          <w:rtl w:val="0"/>
        </w:rPr>
        <w:t xml:space="preserve">Cô Duyên:</w:t>
      </w:r>
      <w:r w:rsidDel="00000000" w:rsidR="00000000" w:rsidRPr="00000000">
        <w:rPr>
          <w:rtl w:val="0"/>
        </w:rPr>
        <w:t xml:space="preserve"> “Nhanh nhỉ, làm xong nói cô cô cho bài mới làm tiếp nhé”</w:t>
      </w:r>
    </w:p>
    <w:p w:rsidR="00000000" w:rsidDel="00000000" w:rsidP="00000000" w:rsidRDefault="00000000" w:rsidRPr="00000000" w14:paraId="00000383">
      <w:pPr>
        <w:spacing w:after="240" w:before="240" w:line="480" w:lineRule="auto"/>
        <w:rPr/>
      </w:pPr>
      <w:r w:rsidDel="00000000" w:rsidR="00000000" w:rsidRPr="00000000">
        <w:rPr>
          <w:b w:val="1"/>
          <w:bCs w:val="1"/>
          <w:rtl w:val="0"/>
        </w:rPr>
        <w:t xml:space="preserve">Phong:</w:t>
      </w:r>
      <w:r w:rsidDel="00000000" w:rsidR="00000000" w:rsidRPr="00000000">
        <w:rPr>
          <w:rtl w:val="0"/>
        </w:rPr>
        <w:t xml:space="preserve"> “Dạ”</w:t>
      </w:r>
    </w:p>
    <w:p w:rsidR="00000000" w:rsidDel="00000000" w:rsidP="00000000" w:rsidRDefault="00000000" w:rsidRPr="00000000" w14:paraId="00000384">
      <w:pPr>
        <w:spacing w:after="240" w:before="240" w:line="480" w:lineRule="auto"/>
        <w:rPr/>
      </w:pPr>
      <w:r w:rsidDel="00000000" w:rsidR="00000000" w:rsidRPr="00000000">
        <w:rPr>
          <w:rtl w:val="0"/>
        </w:rPr>
        <w:t xml:space="preserve">(Khoảnh khắc cô Duyên quay lên, nhanh như cách nó đã đi, đống đồ ăn lại quay trở lại trên tay của hai cậu bạn bàn bên. Bạn nể phục sự phi thường của phi vụ này.)</w:t>
      </w:r>
    </w:p>
    <w:p w:rsidR="00000000" w:rsidDel="00000000" w:rsidP="00000000" w:rsidRDefault="00000000" w:rsidRPr="00000000" w14:paraId="00000385">
      <w:pPr>
        <w:spacing w:after="240" w:before="240" w:line="480" w:lineRule="auto"/>
        <w:rPr/>
      </w:pPr>
      <w:r w:rsidDel="00000000" w:rsidR="00000000" w:rsidRPr="00000000">
        <w:rPr>
          <w:rtl w:val="0"/>
        </w:rPr>
        <w:t xml:space="preserve">(Phong quay qua)</w:t>
      </w:r>
    </w:p>
    <w:p w:rsidR="00000000" w:rsidDel="00000000" w:rsidP="00000000" w:rsidRDefault="00000000" w:rsidRPr="00000000" w14:paraId="00000386">
      <w:pPr>
        <w:spacing w:after="240" w:before="240" w:line="480" w:lineRule="auto"/>
        <w:rPr/>
      </w:pPr>
      <w:r w:rsidDel="00000000" w:rsidR="00000000" w:rsidRPr="00000000">
        <w:rPr>
          <w:b w:val="1"/>
          <w:bCs w:val="1"/>
          <w:rtl w:val="0"/>
        </w:rPr>
        <w:t xml:space="preserve">Phong:</w:t>
      </w:r>
      <w:r w:rsidDel="00000000" w:rsidR="00000000" w:rsidRPr="00000000">
        <w:rPr>
          <w:rtl w:val="0"/>
        </w:rPr>
        <w:br w:type="textWrapping"/>
        <w:t xml:space="preserve">“MC hiểu ý mình chưa kkk”</w:t>
      </w:r>
    </w:p>
    <w:p w:rsidR="00000000" w:rsidDel="00000000" w:rsidP="00000000" w:rsidRDefault="00000000" w:rsidRPr="00000000" w14:paraId="00000387">
      <w:pPr>
        <w:spacing w:after="240" w:before="240" w:line="480" w:lineRule="auto"/>
        <w:rPr/>
      </w:pPr>
      <w:r w:rsidDel="00000000" w:rsidR="00000000" w:rsidRPr="00000000">
        <w:rPr>
          <w:rtl w:val="0"/>
        </w:rPr>
        <w:t xml:space="preserve">(Bạn gật đầu và tỏ ra thán phục trước Phong Lê)</w:t>
      </w:r>
    </w:p>
    <w:p w:rsidR="00000000" w:rsidDel="00000000" w:rsidP="00000000" w:rsidRDefault="00000000" w:rsidRPr="00000000" w14:paraId="00000388">
      <w:pPr>
        <w:spacing w:after="240" w:before="240" w:line="480" w:lineRule="auto"/>
        <w:rPr/>
      </w:pPr>
      <w:r w:rsidDel="00000000" w:rsidR="00000000" w:rsidRPr="00000000">
        <w:rPr>
          <w:rtl w:val="0"/>
        </w:rPr>
        <w:t xml:space="preserve">(Bạn để ý thấy Phong Lê có vẻ đang ăn xiên bẩn mà không chấm tương, một việc khá là hiếm gặp phải. Bạn hỏi có phải Phong Lê là kiểu người ăn không chấm tương không.)</w:t>
      </w:r>
    </w:p>
    <w:p w:rsidR="00000000" w:rsidDel="00000000" w:rsidP="00000000" w:rsidRDefault="00000000" w:rsidRPr="00000000" w14:paraId="00000389">
      <w:pPr>
        <w:spacing w:after="240" w:before="240" w:line="480" w:lineRule="auto"/>
        <w:rPr/>
      </w:pPr>
      <w:r w:rsidDel="00000000" w:rsidR="00000000" w:rsidRPr="00000000">
        <w:rPr>
          <w:b w:val="1"/>
          <w:bCs w:val="1"/>
          <w:rtl w:val="0"/>
        </w:rPr>
        <w:t xml:space="preserve">Phong:</w:t>
        <w:br w:type="textWrapping"/>
      </w:r>
      <w:r w:rsidDel="00000000" w:rsidR="00000000" w:rsidRPr="00000000">
        <w:rPr>
          <w:rtl w:val="0"/>
        </w:rPr>
        <w:t xml:space="preserve">"Mình có muốn chấm chứ”</w:t>
      </w:r>
    </w:p>
    <w:p w:rsidR="00000000" w:rsidDel="00000000" w:rsidP="00000000" w:rsidRDefault="00000000" w:rsidRPr="00000000" w14:paraId="0000038A">
      <w:pPr>
        <w:spacing w:after="240" w:before="240" w:line="480" w:lineRule="auto"/>
        <w:rPr/>
      </w:pPr>
      <w:r w:rsidDel="00000000" w:rsidR="00000000" w:rsidRPr="00000000">
        <w:rPr>
          <w:rtl w:val="0"/>
        </w:rPr>
        <w:t xml:space="preserve">“Nhưng mà có đứa nào đấy chôm hết tương rồi"</w:t>
      </w:r>
    </w:p>
    <w:p w:rsidR="00000000" w:rsidDel="00000000" w:rsidP="00000000" w:rsidRDefault="00000000" w:rsidRPr="00000000" w14:paraId="0000038B">
      <w:pPr>
        <w:spacing w:after="240" w:before="240" w:line="480" w:lineRule="auto"/>
        <w:rPr/>
      </w:pPr>
      <w:r w:rsidDel="00000000" w:rsidR="00000000" w:rsidRPr="00000000">
        <w:rPr>
          <w:rtl w:val="0"/>
        </w:rPr>
        <w:t xml:space="preserve">(Nói rồi cậu liếc nhìn sang người ngồi cạnh, người bị liếc thì chỉ mảy may một tay ăn một tay bấm máy tính giải bài)</w:t>
      </w:r>
    </w:p>
    <w:p w:rsidR="00000000" w:rsidDel="00000000" w:rsidP="00000000" w:rsidRDefault="00000000" w:rsidRPr="00000000" w14:paraId="0000038C">
      <w:pPr>
        <w:spacing w:after="240" w:before="240" w:line="480" w:lineRule="auto"/>
        <w:rPr/>
      </w:pPr>
      <w:r w:rsidDel="00000000" w:rsidR="00000000" w:rsidRPr="00000000">
        <w:rPr>
          <w:rtl w:val="0"/>
        </w:rPr>
        <w:t xml:space="preserve">“Haiz, cả hai hộp có mỗi 2 bịch tương bõ.”</w:t>
      </w:r>
    </w:p>
    <w:p w:rsidR="00000000" w:rsidDel="00000000" w:rsidP="00000000" w:rsidRDefault="00000000" w:rsidRPr="00000000" w14:paraId="0000038D">
      <w:pPr>
        <w:spacing w:after="240" w:before="240" w:line="480" w:lineRule="auto"/>
        <w:rPr/>
      </w:pPr>
      <w:r w:rsidDel="00000000" w:rsidR="00000000" w:rsidRPr="00000000">
        <w:rPr>
          <w:rtl w:val="0"/>
        </w:rPr>
        <w:t xml:space="preserve">“Giờ mới thấm câu kẻ 2 hộp sữa người không hộp nào…”</w:t>
      </w:r>
    </w:p>
    <w:p w:rsidR="00000000" w:rsidDel="00000000" w:rsidP="00000000" w:rsidRDefault="00000000" w:rsidRPr="00000000" w14:paraId="0000038E">
      <w:pPr>
        <w:spacing w:after="240" w:before="240" w:line="480" w:lineRule="auto"/>
        <w:rPr/>
      </w:pPr>
      <w:r w:rsidDel="00000000" w:rsidR="00000000" w:rsidRPr="00000000">
        <w:rPr>
          <w:rtl w:val="0"/>
        </w:rPr>
        <w:t xml:space="preserve">(Cậu bạn kia dường như nghe được, không chần chừ liền quay sang)</w:t>
      </w:r>
    </w:p>
    <w:p w:rsidR="00000000" w:rsidDel="00000000" w:rsidP="00000000" w:rsidRDefault="00000000" w:rsidRPr="00000000" w14:paraId="0000038F">
      <w:pPr>
        <w:spacing w:after="240" w:before="240" w:line="480" w:lineRule="auto"/>
        <w:rPr/>
      </w:pPr>
      <w:r w:rsidDel="00000000" w:rsidR="00000000" w:rsidRPr="00000000">
        <w:rPr>
          <w:b w:val="1"/>
          <w:bCs w:val="1"/>
          <w:rtl w:val="0"/>
        </w:rPr>
        <w:t xml:space="preserve">???:</w:t>
      </w:r>
      <w:r w:rsidDel="00000000" w:rsidR="00000000" w:rsidRPr="00000000">
        <w:rPr>
          <w:rtl w:val="0"/>
        </w:rPr>
        <w:t xml:space="preserve"> “Nói gì vậy mày, chính tay mày đưa tao mà”</w:t>
      </w:r>
    </w:p>
    <w:p w:rsidR="00000000" w:rsidDel="00000000" w:rsidP="00000000" w:rsidRDefault="00000000" w:rsidRPr="00000000" w14:paraId="00000390">
      <w:pPr>
        <w:spacing w:after="240" w:before="240" w:line="480" w:lineRule="auto"/>
        <w:rPr/>
      </w:pPr>
      <w:r w:rsidDel="00000000" w:rsidR="00000000" w:rsidRPr="00000000">
        <w:rPr>
          <w:b w:val="1"/>
          <w:bCs w:val="1"/>
          <w:rtl w:val="0"/>
        </w:rPr>
        <w:t xml:space="preserve">Phong</w:t>
      </w:r>
      <w:r w:rsidDel="00000000" w:rsidR="00000000" w:rsidRPr="00000000">
        <w:rPr>
          <w:rtl w:val="0"/>
        </w:rPr>
        <w:t xml:space="preserve">: “Tao đưa có một gói thôi mà”</w:t>
      </w:r>
    </w:p>
    <w:p w:rsidR="00000000" w:rsidDel="00000000" w:rsidP="00000000" w:rsidRDefault="00000000" w:rsidRPr="00000000" w14:paraId="00000391">
      <w:pPr>
        <w:spacing w:after="240" w:before="240" w:line="480" w:lineRule="auto"/>
        <w:rPr/>
      </w:pPr>
      <w:r w:rsidDel="00000000" w:rsidR="00000000" w:rsidRPr="00000000">
        <w:rPr>
          <w:b w:val="1"/>
          <w:bCs w:val="1"/>
          <w:rtl w:val="0"/>
        </w:rPr>
        <w:t xml:space="preserve">???</w:t>
      </w:r>
      <w:r w:rsidDel="00000000" w:rsidR="00000000" w:rsidRPr="00000000">
        <w:rPr>
          <w:rtl w:val="0"/>
        </w:rPr>
        <w:t xml:space="preserve">: “Thì tao cầm có một thôi mà???”</w:t>
      </w:r>
    </w:p>
    <w:p w:rsidR="00000000" w:rsidDel="00000000" w:rsidP="00000000" w:rsidRDefault="00000000" w:rsidRPr="00000000" w14:paraId="00000392">
      <w:pPr>
        <w:spacing w:after="240" w:before="240" w:line="480" w:lineRule="auto"/>
        <w:rPr/>
      </w:pPr>
      <w:r w:rsidDel="00000000" w:rsidR="00000000" w:rsidRPr="00000000">
        <w:rPr>
          <w:b w:val="1"/>
          <w:bCs w:val="1"/>
          <w:rtl w:val="0"/>
        </w:rPr>
        <w:t xml:space="preserve">Phong</w:t>
      </w:r>
      <w:r w:rsidDel="00000000" w:rsidR="00000000" w:rsidRPr="00000000">
        <w:rPr>
          <w:rtl w:val="0"/>
        </w:rPr>
        <w:t xml:space="preserve">: “Thế gói còn lại đâu???”</w:t>
      </w:r>
    </w:p>
    <w:p w:rsidR="00000000" w:rsidDel="00000000" w:rsidP="00000000" w:rsidRDefault="00000000" w:rsidRPr="00000000" w14:paraId="00000393">
      <w:pPr>
        <w:spacing w:after="240" w:before="240" w:line="480" w:lineRule="auto"/>
        <w:rPr/>
      </w:pPr>
      <w:r w:rsidDel="00000000" w:rsidR="00000000" w:rsidRPr="00000000">
        <w:rPr>
          <w:b w:val="1"/>
          <w:bCs w:val="1"/>
          <w:rtl w:val="0"/>
        </w:rPr>
        <w:t xml:space="preserve">???</w:t>
      </w:r>
      <w:r w:rsidDel="00000000" w:rsidR="00000000" w:rsidRPr="00000000">
        <w:rPr>
          <w:rtl w:val="0"/>
        </w:rPr>
        <w:t xml:space="preserve">: “Hỏi thế có ma trả lời được.”</w:t>
      </w:r>
    </w:p>
    <w:p w:rsidR="00000000" w:rsidDel="00000000" w:rsidP="00000000" w:rsidRDefault="00000000" w:rsidRPr="00000000" w14:paraId="00000394">
      <w:pPr>
        <w:spacing w:after="240" w:before="240" w:line="480" w:lineRule="auto"/>
        <w:rPr/>
      </w:pPr>
      <w:r w:rsidDel="00000000" w:rsidR="00000000" w:rsidRPr="00000000">
        <w:rPr>
          <w:rtl w:val="0"/>
        </w:rPr>
        <w:t xml:space="preserve">(Cậu bạn kia đang khí thế định nói tiếp thì dường như nhận ra bạn đang ngồi cạnh Phong Lê. Bỗng nhiên cậu ta ngồi thẳng dậy rồi phong thái biến thành một người siêu lịch sự)</w:t>
      </w:r>
    </w:p>
    <w:p w:rsidR="00000000" w:rsidDel="00000000" w:rsidP="00000000" w:rsidRDefault="00000000" w:rsidRPr="00000000" w14:paraId="00000395">
      <w:pPr>
        <w:spacing w:after="240" w:before="240" w:line="480" w:lineRule="auto"/>
        <w:rPr/>
      </w:pPr>
      <w:r w:rsidDel="00000000" w:rsidR="00000000" w:rsidRPr="00000000">
        <w:rPr>
          <w:b w:val="1"/>
          <w:bCs w:val="1"/>
          <w:rtl w:val="0"/>
        </w:rPr>
        <w:t xml:space="preserve">Nghĩa</w:t>
      </w:r>
      <w:r w:rsidDel="00000000" w:rsidR="00000000" w:rsidRPr="00000000">
        <w:rPr>
          <w:rtl w:val="0"/>
        </w:rPr>
        <w:t xml:space="preserve">: “Ồ bạn học sinh mới ngồi ở đây à”</w:t>
      </w:r>
    </w:p>
    <w:p w:rsidR="00000000" w:rsidDel="00000000" w:rsidP="00000000" w:rsidRDefault="00000000" w:rsidRPr="00000000" w14:paraId="00000396">
      <w:pPr>
        <w:spacing w:after="240" w:before="240" w:line="480" w:lineRule="auto"/>
        <w:rPr/>
      </w:pPr>
      <w:r w:rsidDel="00000000" w:rsidR="00000000" w:rsidRPr="00000000">
        <w:rPr>
          <w:rtl w:val="0"/>
        </w:rPr>
        <w:t xml:space="preserve"> "Tui là Đại Nghĩa.”</w:t>
      </w:r>
    </w:p>
    <w:p w:rsidR="00000000" w:rsidDel="00000000" w:rsidP="00000000" w:rsidRDefault="00000000" w:rsidRPr="00000000" w14:paraId="00000397">
      <w:pPr>
        <w:spacing w:after="240" w:before="240" w:line="480" w:lineRule="auto"/>
        <w:rPr/>
      </w:pPr>
      <w:r w:rsidDel="00000000" w:rsidR="00000000" w:rsidRPr="00000000">
        <w:rPr>
          <w:rtl w:val="0"/>
        </w:rPr>
        <w:t xml:space="preserve">(Nghĩa liếc Phong một cái)</w:t>
      </w:r>
    </w:p>
    <w:p w:rsidR="00000000" w:rsidDel="00000000" w:rsidP="00000000" w:rsidRDefault="00000000" w:rsidRPr="00000000" w14:paraId="00000398">
      <w:pPr>
        <w:spacing w:after="240" w:before="240" w:line="480" w:lineRule="auto"/>
        <w:rPr/>
      </w:pPr>
      <w:r w:rsidDel="00000000" w:rsidR="00000000" w:rsidRPr="00000000">
        <w:rPr>
          <w:rtl w:val="0"/>
        </w:rPr>
        <w:t xml:space="preserve">“Đừng để thằng Phong gạt ông/bà, tui không có chôm chỉa đâu."</w:t>
      </w:r>
    </w:p>
    <w:p w:rsidR="00000000" w:rsidDel="00000000" w:rsidP="00000000" w:rsidRDefault="00000000" w:rsidRPr="00000000" w14:paraId="00000399">
      <w:pPr>
        <w:spacing w:after="240" w:before="240" w:line="480" w:lineRule="auto"/>
        <w:rPr/>
      </w:pPr>
      <w:r w:rsidDel="00000000" w:rsidR="00000000" w:rsidRPr="00000000">
        <w:rPr>
          <w:b w:val="1"/>
          <w:bCs w:val="1"/>
          <w:rtl w:val="0"/>
        </w:rPr>
        <w:t xml:space="preserve">Phong</w:t>
      </w:r>
      <w:r w:rsidDel="00000000" w:rsidR="00000000" w:rsidRPr="00000000">
        <w:rPr>
          <w:rtl w:val="0"/>
        </w:rPr>
        <w:t xml:space="preserve">: “Không có lửa sao có khói”</w:t>
      </w:r>
    </w:p>
    <w:p w:rsidR="00000000" w:rsidDel="00000000" w:rsidP="00000000" w:rsidRDefault="00000000" w:rsidRPr="00000000" w14:paraId="0000039A">
      <w:pPr>
        <w:spacing w:after="240" w:before="240" w:line="480" w:lineRule="auto"/>
        <w:rPr/>
      </w:pPr>
      <w:r w:rsidDel="00000000" w:rsidR="00000000" w:rsidRPr="00000000">
        <w:rPr>
          <w:b w:val="1"/>
          <w:bCs w:val="1"/>
          <w:rtl w:val="0"/>
        </w:rPr>
        <w:t xml:space="preserve">Nghĩa</w:t>
      </w:r>
      <w:r w:rsidDel="00000000" w:rsidR="00000000" w:rsidRPr="00000000">
        <w:rPr>
          <w:rtl w:val="0"/>
        </w:rPr>
        <w:t xml:space="preserve">: “Cẩn thận cái miệng coi, mất ấn tượng tốt của tao bây giờ”</w:t>
      </w:r>
    </w:p>
    <w:p w:rsidR="00000000" w:rsidDel="00000000" w:rsidP="00000000" w:rsidRDefault="00000000" w:rsidRPr="00000000" w14:paraId="0000039B">
      <w:pPr>
        <w:spacing w:after="240" w:before="240" w:line="480" w:lineRule="auto"/>
        <w:rPr/>
      </w:pPr>
      <w:r w:rsidDel="00000000" w:rsidR="00000000" w:rsidRPr="00000000">
        <w:rPr>
          <w:rtl w:val="0"/>
        </w:rPr>
        <w:t xml:space="preserve">“Cả tao nói rồi tao cầm có một bịch thôi”</w:t>
      </w:r>
    </w:p>
    <w:p w:rsidR="00000000" w:rsidDel="00000000" w:rsidP="00000000" w:rsidRDefault="00000000" w:rsidRPr="00000000" w14:paraId="0000039C">
      <w:pPr>
        <w:spacing w:after="240" w:before="240" w:line="480" w:lineRule="auto"/>
        <w:rPr/>
      </w:pPr>
      <w:r w:rsidDel="00000000" w:rsidR="00000000" w:rsidRPr="00000000">
        <w:rPr>
          <w:rtl w:val="0"/>
        </w:rPr>
        <w:t xml:space="preserve">(Một cách kì lạ nào đó, bạn cảm giác Nghĩa đang thay đổi cách nói chuyện mỗi khi nói với bạn hoặc Phong.)</w:t>
      </w:r>
    </w:p>
    <w:p w:rsidR="00000000" w:rsidDel="00000000" w:rsidP="00000000" w:rsidRDefault="00000000" w:rsidRPr="00000000" w14:paraId="0000039D">
      <w:pPr>
        <w:spacing w:after="240" w:before="240" w:line="480" w:lineRule="auto"/>
        <w:rPr/>
      </w:pPr>
      <w:r w:rsidDel="00000000" w:rsidR="00000000" w:rsidRPr="00000000">
        <w:rPr>
          <w:rtl w:val="0"/>
        </w:rPr>
        <w:t xml:space="preserve">(Cãi với Phong xong, cậu lại quay lại về phía bạn)</w:t>
      </w:r>
    </w:p>
    <w:p w:rsidR="00000000" w:rsidDel="00000000" w:rsidP="00000000" w:rsidRDefault="00000000" w:rsidRPr="00000000" w14:paraId="0000039E">
      <w:pPr>
        <w:spacing w:after="240" w:before="240" w:line="480" w:lineRule="auto"/>
        <w:rPr/>
      </w:pPr>
      <w:r w:rsidDel="00000000" w:rsidR="00000000" w:rsidRPr="00000000">
        <w:rPr>
          <w:rtl w:val="0"/>
        </w:rPr>
        <w:t xml:space="preserve">“Ông/bà mới học có gì khó khăn bọn tui sẽ giúp nha”</w:t>
      </w:r>
    </w:p>
    <w:p w:rsidR="00000000" w:rsidDel="00000000" w:rsidP="00000000" w:rsidRDefault="00000000" w:rsidRPr="00000000" w14:paraId="0000039F">
      <w:pPr>
        <w:spacing w:after="240" w:before="240" w:line="480" w:lineRule="auto"/>
        <w:rPr/>
      </w:pPr>
      <w:r w:rsidDel="00000000" w:rsidR="00000000" w:rsidRPr="00000000">
        <w:rPr>
          <w:b w:val="1"/>
          <w:bCs w:val="1"/>
          <w:rtl w:val="0"/>
        </w:rPr>
        <w:t xml:space="preserve">Phong</w:t>
      </w:r>
      <w:r w:rsidDel="00000000" w:rsidR="00000000" w:rsidRPr="00000000">
        <w:rPr>
          <w:rtl w:val="0"/>
        </w:rPr>
        <w:t xml:space="preserve">: “Nó nói thế thôi chứ ‘bọn tui’ ở đây là mình á MC”</w:t>
      </w:r>
    </w:p>
    <w:p w:rsidR="00000000" w:rsidDel="00000000" w:rsidP="00000000" w:rsidRDefault="00000000" w:rsidRPr="00000000" w14:paraId="000003A0">
      <w:pPr>
        <w:spacing w:after="240" w:before="240" w:line="480" w:lineRule="auto"/>
        <w:rPr/>
      </w:pPr>
      <w:r w:rsidDel="00000000" w:rsidR="00000000" w:rsidRPr="00000000">
        <w:rPr>
          <w:rtl w:val="0"/>
        </w:rPr>
        <w:t xml:space="preserve">“Nghĩa nó dở lắm chả chỉ được ai đâu”</w:t>
      </w:r>
    </w:p>
    <w:p w:rsidR="00000000" w:rsidDel="00000000" w:rsidP="00000000" w:rsidRDefault="00000000" w:rsidRPr="00000000" w14:paraId="000003A1">
      <w:pPr>
        <w:spacing w:after="240" w:before="240" w:line="480" w:lineRule="auto"/>
        <w:rPr/>
      </w:pPr>
      <w:r w:rsidDel="00000000" w:rsidR="00000000" w:rsidRPr="00000000">
        <w:rPr>
          <w:rtl w:val="0"/>
        </w:rPr>
        <w:t xml:space="preserve">“so về Toán thì Nghĩa phải gọi mình bằng cụ”</w:t>
      </w:r>
    </w:p>
    <w:p w:rsidR="00000000" w:rsidDel="00000000" w:rsidP="00000000" w:rsidRDefault="00000000" w:rsidRPr="00000000" w14:paraId="000003A2">
      <w:pPr>
        <w:spacing w:after="240" w:before="240" w:line="480" w:lineRule="auto"/>
        <w:rPr/>
      </w:pPr>
      <w:r w:rsidDel="00000000" w:rsidR="00000000" w:rsidRPr="00000000">
        <w:rPr>
          <w:b w:val="1"/>
          <w:bCs w:val="1"/>
          <w:rtl w:val="0"/>
        </w:rPr>
        <w:t xml:space="preserve">Nghĩa</w:t>
      </w:r>
      <w:r w:rsidDel="00000000" w:rsidR="00000000" w:rsidRPr="00000000">
        <w:rPr>
          <w:rtl w:val="0"/>
        </w:rPr>
        <w:t xml:space="preserve">: “Tao cũng làm được cơ bản chứ bộ”</w:t>
      </w:r>
    </w:p>
    <w:p w:rsidR="00000000" w:rsidDel="00000000" w:rsidP="00000000" w:rsidRDefault="00000000" w:rsidRPr="00000000" w14:paraId="000003A3">
      <w:pPr>
        <w:spacing w:after="240" w:before="240" w:line="480" w:lineRule="auto"/>
        <w:rPr>
          <w:shd w:fill="ffe599" w:val="clear"/>
        </w:rPr>
      </w:pPr>
      <w:r w:rsidDel="00000000" w:rsidR="00000000" w:rsidRPr="00000000">
        <w:rPr>
          <w:shd w:fill="ffe599" w:val="clear"/>
          <w:rtl w:val="0"/>
        </w:rPr>
        <w:t xml:space="preserve">&lt;Cảm ơn lòng tốt của Nghĩa và nói sẽ hỏi khi có bài khó&gt;</w:t>
      </w:r>
    </w:p>
    <w:p w:rsidR="00000000" w:rsidDel="00000000" w:rsidP="00000000" w:rsidRDefault="00000000" w:rsidRPr="00000000" w14:paraId="000003A4">
      <w:pPr>
        <w:spacing w:after="240" w:before="240" w:line="480" w:lineRule="auto"/>
        <w:rPr>
          <w:shd w:fill="ffe599" w:val="clear"/>
        </w:rPr>
      </w:pPr>
      <w:r w:rsidDel="00000000" w:rsidR="00000000" w:rsidRPr="00000000">
        <w:rPr>
          <w:shd w:fill="ffe599" w:val="clear"/>
          <w:rtl w:val="0"/>
        </w:rPr>
        <w:t xml:space="preserve">&lt;Ngưỡng mộ và nói Phong sau này kèm bạn học&gt;</w:t>
      </w:r>
    </w:p>
    <w:p w:rsidR="00000000" w:rsidDel="00000000" w:rsidP="00000000" w:rsidRDefault="00000000" w:rsidRPr="00000000" w14:paraId="000003A5">
      <w:pPr>
        <w:spacing w:after="240" w:before="240" w:line="480" w:lineRule="auto"/>
        <w:rPr/>
      </w:pPr>
      <w:r w:rsidDel="00000000" w:rsidR="00000000" w:rsidRPr="00000000">
        <w:rPr>
          <w:rtl w:val="0"/>
        </w:rPr>
      </w:r>
    </w:p>
    <w:p w:rsidR="00000000" w:rsidDel="00000000" w:rsidP="00000000" w:rsidRDefault="00000000" w:rsidRPr="00000000" w14:paraId="000003A6">
      <w:pPr>
        <w:spacing w:after="240" w:before="240" w:line="480" w:lineRule="auto"/>
        <w:rPr/>
      </w:pPr>
      <w:r w:rsidDel="00000000" w:rsidR="00000000" w:rsidRPr="00000000">
        <w:rPr>
          <w:rtl w:val="0"/>
        </w:rPr>
      </w:r>
    </w:p>
    <w:p w:rsidR="00000000" w:rsidDel="00000000" w:rsidP="00000000" w:rsidRDefault="00000000" w:rsidRPr="00000000" w14:paraId="000003A7">
      <w:pPr>
        <w:spacing w:after="240" w:before="240" w:line="480" w:lineRule="auto"/>
        <w:rPr/>
      </w:pPr>
      <w:r w:rsidDel="00000000" w:rsidR="00000000" w:rsidRPr="00000000">
        <w:rPr>
          <w:rtl w:val="0"/>
        </w:rPr>
      </w:r>
    </w:p>
    <w:p w:rsidR="00000000" w:rsidDel="00000000" w:rsidP="00000000" w:rsidRDefault="00000000" w:rsidRPr="00000000" w14:paraId="000003A8">
      <w:pPr>
        <w:spacing w:after="240" w:before="240" w:line="480" w:lineRule="auto"/>
        <w:rPr/>
      </w:pPr>
      <w:r w:rsidDel="00000000" w:rsidR="00000000" w:rsidRPr="00000000">
        <w:rPr>
          <w:rtl w:val="0"/>
        </w:rPr>
      </w:r>
    </w:p>
    <w:p w:rsidR="00000000" w:rsidDel="00000000" w:rsidP="00000000" w:rsidRDefault="00000000" w:rsidRPr="00000000" w14:paraId="000003A9">
      <w:pPr>
        <w:spacing w:after="240" w:before="240" w:line="480" w:lineRule="auto"/>
        <w:rPr/>
      </w:pPr>
      <w:r w:rsidDel="00000000" w:rsidR="00000000" w:rsidRPr="00000000">
        <w:rPr>
          <w:rtl w:val="0"/>
        </w:rPr>
      </w:r>
    </w:p>
    <w:p w:rsidR="00000000" w:rsidDel="00000000" w:rsidP="00000000" w:rsidRDefault="00000000" w:rsidRPr="00000000" w14:paraId="000003AA">
      <w:pPr>
        <w:spacing w:after="240" w:before="240" w:line="480" w:lineRule="auto"/>
        <w:rPr>
          <w:shd w:fill="b6d7a8" w:val="clear"/>
        </w:rPr>
      </w:pPr>
      <w:r w:rsidDel="00000000" w:rsidR="00000000" w:rsidRPr="00000000">
        <w:rPr>
          <w:shd w:fill="ffe599" w:val="clear"/>
          <w:rtl w:val="0"/>
        </w:rPr>
        <w:t xml:space="preserve">&lt;Cảm ơn lòng tốt của Nghĩa và nói sẽ hỏi khi có bài khó&gt;</w:t>
        <w:br w:type="textWrapping"/>
      </w:r>
      <w:r w:rsidDel="00000000" w:rsidR="00000000" w:rsidRPr="00000000">
        <w:rPr>
          <w:shd w:fill="b6d7a8" w:val="clear"/>
          <w:rtl w:val="0"/>
        </w:rPr>
        <w:t xml:space="preserve">[+2 fp ĐN]</w:t>
      </w:r>
    </w:p>
    <w:p w:rsidR="00000000" w:rsidDel="00000000" w:rsidP="00000000" w:rsidRDefault="00000000" w:rsidRPr="00000000" w14:paraId="000003AB">
      <w:pPr>
        <w:spacing w:after="240" w:before="240" w:line="480" w:lineRule="auto"/>
        <w:ind w:left="0" w:firstLine="0"/>
        <w:rPr/>
      </w:pPr>
      <w:r w:rsidDel="00000000" w:rsidR="00000000" w:rsidRPr="00000000">
        <w:rPr>
          <w:rtl w:val="0"/>
        </w:rPr>
        <w:t xml:space="preserve">Nghĩa: “Thấy chưa, đâu cần cao siêu quá đâu chỉ cần có tấm lòng là được”</w:t>
      </w:r>
    </w:p>
    <w:p w:rsidR="00000000" w:rsidDel="00000000" w:rsidP="00000000" w:rsidRDefault="00000000" w:rsidRPr="00000000" w14:paraId="000003AC">
      <w:pPr>
        <w:spacing w:after="240" w:before="240" w:line="480" w:lineRule="auto"/>
        <w:ind w:left="0" w:firstLine="0"/>
        <w:rPr/>
      </w:pPr>
      <w:r w:rsidDel="00000000" w:rsidR="00000000" w:rsidRPr="00000000">
        <w:rPr>
          <w:rtl w:val="0"/>
        </w:rPr>
        <w:t xml:space="preserve">Phong: “Hừ lòng tốt có giải được câu khó không mà cứ nói thế”</w:t>
      </w:r>
    </w:p>
    <w:p w:rsidR="00000000" w:rsidDel="00000000" w:rsidP="00000000" w:rsidRDefault="00000000" w:rsidRPr="00000000" w14:paraId="000003AD">
      <w:pPr>
        <w:spacing w:after="240" w:before="240" w:line="480" w:lineRule="auto"/>
        <w:ind w:left="0" w:firstLine="0"/>
        <w:rPr/>
      </w:pPr>
      <w:r w:rsidDel="00000000" w:rsidR="00000000" w:rsidRPr="00000000">
        <w:rPr>
          <w:rtl w:val="0"/>
        </w:rPr>
        <w:t xml:space="preserve">Nghĩa: “Mình nói vậy thôi nhưng có câu nào khó thì cậu cứ hỏi Phong là được, mình chỉ giải được mấy câu cơ bản thôi”</w:t>
      </w:r>
    </w:p>
    <w:p w:rsidR="00000000" w:rsidDel="00000000" w:rsidP="00000000" w:rsidRDefault="00000000" w:rsidRPr="00000000" w14:paraId="000003AE">
      <w:pPr>
        <w:spacing w:after="240" w:before="240" w:line="480" w:lineRule="auto"/>
        <w:rPr>
          <w:b w:val="1"/>
          <w:bCs w:val="1"/>
          <w:shd w:fill="ffd966" w:val="clear"/>
        </w:rPr>
      </w:pPr>
      <w:r w:rsidDel="00000000" w:rsidR="00000000" w:rsidRPr="00000000">
        <w:rPr>
          <w:b w:val="1"/>
          <w:bCs w:val="1"/>
          <w:shd w:fill="ffd966" w:val="clear"/>
          <w:rtl w:val="0"/>
        </w:rPr>
        <w:t xml:space="preserve">&lt;Nói rằng chỉ muốn hỏi Nghĩa thôi&gt;</w:t>
      </w:r>
    </w:p>
    <w:p w:rsidR="00000000" w:rsidDel="00000000" w:rsidP="00000000" w:rsidRDefault="00000000" w:rsidRPr="00000000" w14:paraId="000003AF">
      <w:pPr>
        <w:spacing w:after="240" w:before="240" w:line="480" w:lineRule="auto"/>
        <w:rPr>
          <w:b w:val="1"/>
          <w:bCs w:val="1"/>
          <w:shd w:fill="ffd966" w:val="clear"/>
        </w:rPr>
      </w:pPr>
      <w:r w:rsidDel="00000000" w:rsidR="00000000" w:rsidRPr="00000000">
        <w:rPr>
          <w:b w:val="1"/>
          <w:bCs w:val="1"/>
          <w:shd w:fill="ffd966" w:val="clear"/>
          <w:rtl w:val="0"/>
        </w:rPr>
        <w:t xml:space="preserve">&lt;Nói rằng bạn sẽ cùng làm với Nghĩa và nếu có câu khó sẽ nhờ đến Phong&gt;</w:t>
      </w:r>
      <w:r w:rsidDel="00000000" w:rsidR="00000000" w:rsidRPr="00000000">
        <w:br w:type="page"/>
      </w:r>
      <w:r w:rsidDel="00000000" w:rsidR="00000000" w:rsidRPr="00000000">
        <w:rPr>
          <w:rtl w:val="0"/>
        </w:rPr>
      </w:r>
    </w:p>
    <w:p w:rsidR="00000000" w:rsidDel="00000000" w:rsidP="00000000" w:rsidRDefault="00000000" w:rsidRPr="00000000" w14:paraId="000003B0">
      <w:pPr>
        <w:spacing w:after="240" w:before="240" w:line="480" w:lineRule="auto"/>
        <w:rPr>
          <w:b w:val="1"/>
          <w:bCs w:val="1"/>
          <w:shd w:fill="ffd966" w:val="clear"/>
        </w:rPr>
      </w:pPr>
      <w:r w:rsidDel="00000000" w:rsidR="00000000" w:rsidRPr="00000000">
        <w:rPr>
          <w:b w:val="1"/>
          <w:bCs w:val="1"/>
          <w:shd w:fill="ffd966" w:val="clear"/>
          <w:rtl w:val="0"/>
        </w:rPr>
        <w:t xml:space="preserve">&lt;Nói rằng chỉ muốn hỏi Nghĩa thôi&gt;</w:t>
      </w:r>
    </w:p>
    <w:p w:rsidR="00000000" w:rsidDel="00000000" w:rsidP="00000000" w:rsidRDefault="00000000" w:rsidRPr="00000000" w14:paraId="000003B1">
      <w:pPr>
        <w:spacing w:after="240" w:before="240" w:line="480" w:lineRule="auto"/>
        <w:rPr>
          <w:b w:val="1"/>
          <w:bCs w:val="1"/>
          <w:shd w:fill="ffd966" w:val="clear"/>
        </w:rPr>
      </w:pPr>
      <w:r w:rsidDel="00000000" w:rsidR="00000000" w:rsidRPr="00000000">
        <w:rPr>
          <w:b w:val="1"/>
          <w:bCs w:val="1"/>
          <w:rtl w:val="0"/>
        </w:rPr>
        <w:t xml:space="preserve">Phong</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B2">
      <w:pPr>
        <w:spacing w:after="240" w:before="240" w:line="480" w:lineRule="auto"/>
        <w:rPr/>
      </w:pPr>
      <w:r w:rsidDel="00000000" w:rsidR="00000000" w:rsidRPr="00000000">
        <w:rPr>
          <w:b w:val="1"/>
          <w:bCs w:val="1"/>
          <w:rtl w:val="0"/>
        </w:rPr>
        <w:t xml:space="preserve">Nghĩa (gượng gạo): “</w:t>
      </w:r>
      <w:r w:rsidDel="00000000" w:rsidR="00000000" w:rsidRPr="00000000">
        <w:rPr>
          <w:rtl w:val="0"/>
        </w:rPr>
        <w:t xml:space="preserve">À vậy hả… thế cũng được”</w:t>
      </w:r>
    </w:p>
    <w:p w:rsidR="00000000" w:rsidDel="00000000" w:rsidP="00000000" w:rsidRDefault="00000000" w:rsidRPr="00000000" w14:paraId="000003B3">
      <w:pPr>
        <w:spacing w:after="240" w:before="240" w:line="480" w:lineRule="auto"/>
        <w:rPr>
          <w:shd w:fill="dd7e6b" w:val="clear"/>
        </w:rPr>
      </w:pPr>
      <w:r w:rsidDel="00000000" w:rsidR="00000000" w:rsidRPr="00000000">
        <w:rPr>
          <w:shd w:fill="dd7e6b" w:val="clear"/>
          <w:rtl w:val="0"/>
        </w:rPr>
        <w:t xml:space="preserve">[-1 fp ĐN]</w:t>
      </w:r>
    </w:p>
    <w:p w:rsidR="00000000" w:rsidDel="00000000" w:rsidP="00000000" w:rsidRDefault="00000000" w:rsidRPr="00000000" w14:paraId="000003B4">
      <w:pPr>
        <w:spacing w:after="240" w:before="240" w:line="480" w:lineRule="auto"/>
        <w:rPr>
          <w:shd w:fill="dd7e6b" w:val="clear"/>
        </w:rPr>
      </w:pPr>
      <w:r w:rsidDel="00000000" w:rsidR="00000000" w:rsidRPr="00000000">
        <w:rPr>
          <w:shd w:fill="dd7e6b" w:val="clear"/>
          <w:rtl w:val="0"/>
        </w:rPr>
        <w:t xml:space="preserve">[-1 fp PL]</w:t>
      </w:r>
    </w:p>
    <w:p w:rsidR="00000000" w:rsidDel="00000000" w:rsidP="00000000" w:rsidRDefault="00000000" w:rsidRPr="00000000" w14:paraId="000003B5">
      <w:pPr>
        <w:spacing w:after="240" w:before="240" w:line="480" w:lineRule="auto"/>
        <w:rPr/>
      </w:pPr>
      <w:r w:rsidDel="00000000" w:rsidR="00000000" w:rsidRPr="00000000">
        <w:rPr>
          <w:b w:val="1"/>
          <w:bCs w:val="1"/>
          <w:rtl w:val="0"/>
        </w:rPr>
        <w:t xml:space="preserve">Nghĩa: </w:t>
      </w:r>
      <w:r w:rsidDel="00000000" w:rsidR="00000000" w:rsidRPr="00000000">
        <w:rPr>
          <w:rtl w:val="0"/>
        </w:rPr>
        <w:t xml:space="preserve">“Nhưng có gì khó quá thì tui cũng không chắc được đâu.”</w:t>
      </w:r>
    </w:p>
    <w:p w:rsidR="00000000" w:rsidDel="00000000" w:rsidP="00000000" w:rsidRDefault="00000000" w:rsidRPr="00000000" w14:paraId="000003B6">
      <w:pPr>
        <w:spacing w:after="240" w:before="240" w:line="480" w:lineRule="auto"/>
        <w:rPr>
          <w:b w:val="1"/>
          <w:bCs w:val="1"/>
          <w:shd w:fill="ffd966" w:val="clear"/>
        </w:rPr>
      </w:pPr>
      <w:r w:rsidDel="00000000" w:rsidR="00000000" w:rsidRPr="00000000">
        <w:rPr>
          <w:b w:val="1"/>
          <w:bCs w:val="1"/>
          <w:shd w:fill="ffd966" w:val="clear"/>
          <w:rtl w:val="0"/>
        </w:rPr>
        <w:t xml:space="preserve">&lt;Nói rằng bạn sẽ cùng làm với Nghĩa và nếu có câu khó sẽ nhờ đến Phong&gt;</w:t>
      </w:r>
    </w:p>
    <w:p w:rsidR="00000000" w:rsidDel="00000000" w:rsidP="00000000" w:rsidRDefault="00000000" w:rsidRPr="00000000" w14:paraId="000003B7">
      <w:pPr>
        <w:spacing w:after="240" w:before="240" w:line="480" w:lineRule="auto"/>
        <w:rPr/>
      </w:pPr>
      <w:r w:rsidDel="00000000" w:rsidR="00000000" w:rsidRPr="00000000">
        <w:rPr>
          <w:b w:val="1"/>
          <w:bCs w:val="1"/>
          <w:rtl w:val="0"/>
        </w:rPr>
        <w:t xml:space="preserve">Phong</w:t>
      </w:r>
      <w:r w:rsidDel="00000000" w:rsidR="00000000" w:rsidRPr="00000000">
        <w:rPr>
          <w:rtl w:val="0"/>
        </w:rPr>
        <w:t xml:space="preserve">: “Yeah, mình sẽ cố gắng hết sức để giúp cậu”</w:t>
      </w:r>
    </w:p>
    <w:p w:rsidR="00000000" w:rsidDel="00000000" w:rsidP="00000000" w:rsidRDefault="00000000" w:rsidRPr="00000000" w14:paraId="000003B8">
      <w:pPr>
        <w:spacing w:after="240" w:before="240" w:line="480" w:lineRule="auto"/>
        <w:rPr/>
      </w:pPr>
      <w:r w:rsidDel="00000000" w:rsidR="00000000" w:rsidRPr="00000000">
        <w:rPr>
          <w:b w:val="1"/>
          <w:bCs w:val="1"/>
          <w:rtl w:val="0"/>
        </w:rPr>
        <w:t xml:space="preserve">Nghĩa</w:t>
      </w:r>
      <w:r w:rsidDel="00000000" w:rsidR="00000000" w:rsidRPr="00000000">
        <w:rPr>
          <w:rtl w:val="0"/>
        </w:rPr>
        <w:t xml:space="preserve">: “Mình cũng thế”</w:t>
      </w:r>
    </w:p>
    <w:p w:rsidR="00000000" w:rsidDel="00000000" w:rsidP="00000000" w:rsidRDefault="00000000" w:rsidRPr="00000000" w14:paraId="000003B9">
      <w:pPr>
        <w:spacing w:after="240" w:before="240" w:line="480" w:lineRule="auto"/>
        <w:rPr>
          <w:shd w:fill="b6d7a8" w:val="clear"/>
        </w:rPr>
      </w:pPr>
      <w:r w:rsidDel="00000000" w:rsidR="00000000" w:rsidRPr="00000000">
        <w:rPr>
          <w:shd w:fill="b6d7a8" w:val="clear"/>
          <w:rtl w:val="0"/>
        </w:rPr>
        <w:t xml:space="preserve">[+1 fp ĐN]</w:t>
      </w:r>
    </w:p>
    <w:p w:rsidR="00000000" w:rsidDel="00000000" w:rsidP="00000000" w:rsidRDefault="00000000" w:rsidRPr="00000000" w14:paraId="000003BA">
      <w:pPr>
        <w:spacing w:after="240" w:before="240" w:line="480" w:lineRule="auto"/>
        <w:rPr>
          <w:shd w:fill="b6d7a8" w:val="clear"/>
        </w:rPr>
      </w:pPr>
      <w:r w:rsidDel="00000000" w:rsidR="00000000" w:rsidRPr="00000000">
        <w:rPr>
          <w:shd w:fill="b6d7a8" w:val="clear"/>
          <w:rtl w:val="0"/>
        </w:rPr>
        <w:t xml:space="preserve">[+1 fp PL]</w:t>
      </w:r>
      <w:r w:rsidDel="00000000" w:rsidR="00000000" w:rsidRPr="00000000">
        <w:br w:type="page"/>
      </w:r>
      <w:r w:rsidDel="00000000" w:rsidR="00000000" w:rsidRPr="00000000">
        <w:rPr>
          <w:rtl w:val="0"/>
        </w:rPr>
      </w:r>
    </w:p>
    <w:p w:rsidR="00000000" w:rsidDel="00000000" w:rsidP="00000000" w:rsidRDefault="00000000" w:rsidRPr="00000000" w14:paraId="000003BB">
      <w:pPr>
        <w:spacing w:after="240" w:before="240" w:line="480" w:lineRule="auto"/>
        <w:rPr/>
      </w:pPr>
      <w:r w:rsidDel="00000000" w:rsidR="00000000" w:rsidRPr="00000000">
        <w:rPr>
          <w:b w:val="1"/>
          <w:bCs w:val="1"/>
          <w:rtl w:val="0"/>
        </w:rPr>
        <w:t xml:space="preserve">Phong</w:t>
      </w:r>
      <w:r w:rsidDel="00000000" w:rsidR="00000000" w:rsidRPr="00000000">
        <w:rPr>
          <w:rtl w:val="0"/>
        </w:rPr>
        <w:t xml:space="preserve">: “À đúng rồi nãy mình quên nói á”</w:t>
      </w:r>
    </w:p>
    <w:p w:rsidR="00000000" w:rsidDel="00000000" w:rsidP="00000000" w:rsidRDefault="00000000" w:rsidRPr="00000000" w14:paraId="000003BC">
      <w:pPr>
        <w:spacing w:after="240" w:before="240" w:line="480" w:lineRule="auto"/>
        <w:rPr/>
      </w:pPr>
      <w:r w:rsidDel="00000000" w:rsidR="00000000" w:rsidRPr="00000000">
        <w:rPr>
          <w:rtl w:val="0"/>
        </w:rPr>
        <w:t xml:space="preserve">“MC đừng gọi mình là Phong nha, mình muốn được gọi là Phong Lê á”</w:t>
      </w:r>
    </w:p>
    <w:p w:rsidR="00000000" w:rsidDel="00000000" w:rsidP="00000000" w:rsidRDefault="00000000" w:rsidRPr="00000000" w14:paraId="000003BD">
      <w:pPr>
        <w:spacing w:after="240" w:before="240" w:line="480" w:lineRule="auto"/>
        <w:rPr/>
      </w:pPr>
      <w:r w:rsidDel="00000000" w:rsidR="00000000" w:rsidRPr="00000000">
        <w:rPr>
          <w:rtl w:val="0"/>
        </w:rPr>
        <w:t xml:space="preserve">“Cả cũng đừng gọi Hồng Phong luôn”</w:t>
      </w:r>
    </w:p>
    <w:p w:rsidR="00000000" w:rsidDel="00000000" w:rsidP="00000000" w:rsidRDefault="00000000" w:rsidRPr="00000000" w14:paraId="000003BE">
      <w:pPr>
        <w:spacing w:after="240" w:before="240" w:line="480" w:lineRule="auto"/>
        <w:rPr/>
      </w:pPr>
      <w:r w:rsidDel="00000000" w:rsidR="00000000" w:rsidRPr="00000000">
        <w:rPr>
          <w:rtl w:val="0"/>
        </w:rPr>
        <w:t xml:space="preserve">(Bạn hỏi tại sao Phong không thích bị gọi là Phong Lê)</w:t>
      </w:r>
    </w:p>
    <w:p w:rsidR="00000000" w:rsidDel="00000000" w:rsidP="00000000" w:rsidRDefault="00000000" w:rsidRPr="00000000" w14:paraId="000003BF">
      <w:pPr>
        <w:spacing w:after="240" w:before="240" w:line="480" w:lineRule="auto"/>
        <w:rPr/>
      </w:pPr>
      <w:r w:rsidDel="00000000" w:rsidR="00000000" w:rsidRPr="00000000">
        <w:rPr>
          <w:b w:val="1"/>
          <w:bCs w:val="1"/>
          <w:rtl w:val="0"/>
        </w:rPr>
        <w:t xml:space="preserve">Phong</w:t>
      </w:r>
      <w:r w:rsidDel="00000000" w:rsidR="00000000" w:rsidRPr="00000000">
        <w:rPr>
          <w:rtl w:val="0"/>
        </w:rPr>
        <w:t xml:space="preserve">: “À mình cũng không biết tại sao nữa”</w:t>
      </w:r>
    </w:p>
    <w:p w:rsidR="00000000" w:rsidDel="00000000" w:rsidP="00000000" w:rsidRDefault="00000000" w:rsidRPr="00000000" w14:paraId="000003C0">
      <w:pPr>
        <w:spacing w:after="240" w:before="240" w:line="480" w:lineRule="auto"/>
        <w:rPr/>
      </w:pPr>
      <w:r w:rsidDel="00000000" w:rsidR="00000000" w:rsidRPr="00000000">
        <w:rPr>
          <w:rtl w:val="0"/>
        </w:rPr>
        <w:t xml:space="preserve">“Cảm giác nghe không bắt tai lắm”</w:t>
      </w:r>
    </w:p>
    <w:p w:rsidR="00000000" w:rsidDel="00000000" w:rsidP="00000000" w:rsidRDefault="00000000" w:rsidRPr="00000000" w14:paraId="000003C1">
      <w:pPr>
        <w:spacing w:after="240" w:before="240" w:line="480" w:lineRule="auto"/>
        <w:rPr/>
      </w:pPr>
      <w:r w:rsidDel="00000000" w:rsidR="00000000" w:rsidRPr="00000000">
        <w:rPr>
          <w:b w:val="1"/>
          <w:bCs w:val="1"/>
          <w:rtl w:val="0"/>
        </w:rPr>
        <w:t xml:space="preserve">Nghĩa</w:t>
      </w:r>
      <w:r w:rsidDel="00000000" w:rsidR="00000000" w:rsidRPr="00000000">
        <w:rPr>
          <w:rtl w:val="0"/>
        </w:rPr>
        <w:t xml:space="preserve">: “Không phải đâu do nó làm màu đấy MC”</w:t>
      </w:r>
    </w:p>
    <w:p w:rsidR="00000000" w:rsidDel="00000000" w:rsidP="00000000" w:rsidRDefault="00000000" w:rsidRPr="00000000" w14:paraId="000003C2">
      <w:pPr>
        <w:spacing w:after="240" w:before="240" w:line="480" w:lineRule="auto"/>
        <w:rPr/>
      </w:pPr>
      <w:r w:rsidDel="00000000" w:rsidR="00000000" w:rsidRPr="00000000">
        <w:rPr>
          <w:rtl w:val="0"/>
        </w:rPr>
        <w:t xml:space="preserve">“Thằng này với con ngựa cũng phải kẻ tám lạng người nửa cân”</w:t>
      </w:r>
    </w:p>
    <w:p w:rsidR="00000000" w:rsidDel="00000000" w:rsidP="00000000" w:rsidRDefault="00000000" w:rsidRPr="00000000" w14:paraId="000003C3">
      <w:pPr>
        <w:spacing w:after="240" w:before="240" w:line="480" w:lineRule="auto"/>
        <w:rPr>
          <w:shd w:fill="ffe599" w:val="clear"/>
        </w:rPr>
      </w:pPr>
      <w:r w:rsidDel="00000000" w:rsidR="00000000" w:rsidRPr="00000000">
        <w:rPr>
          <w:shd w:fill="ffe599" w:val="clear"/>
          <w:rtl w:val="0"/>
        </w:rPr>
        <w:t xml:space="preserve">&lt;Đùa với Phong Lê bằng cách gọi là Phong&gt;</w:t>
      </w:r>
    </w:p>
    <w:p w:rsidR="00000000" w:rsidDel="00000000" w:rsidP="00000000" w:rsidRDefault="00000000" w:rsidRPr="00000000" w14:paraId="000003C4">
      <w:pPr>
        <w:spacing w:after="240" w:before="240" w:line="480" w:lineRule="auto"/>
        <w:rPr>
          <w:shd w:fill="ffe599" w:val="clear"/>
        </w:rPr>
      </w:pPr>
      <w:r w:rsidDel="00000000" w:rsidR="00000000" w:rsidRPr="00000000">
        <w:rPr>
          <w:shd w:fill="ffe599" w:val="clear"/>
          <w:rtl w:val="0"/>
        </w:rPr>
        <w:t xml:space="preserve">&lt;Đồng ý và nói sau này sẽ gọi cậu ấy là Phong Lê&gt;</w:t>
      </w:r>
    </w:p>
    <w:p w:rsidR="00000000" w:rsidDel="00000000" w:rsidP="00000000" w:rsidRDefault="00000000" w:rsidRPr="00000000" w14:paraId="000003C5">
      <w:pPr>
        <w:spacing w:after="240" w:before="240" w:line="480" w:lineRule="auto"/>
        <w:rPr>
          <w:shd w:fill="ffe599" w:val="clear"/>
        </w:rPr>
      </w:pPr>
      <w:r w:rsidDel="00000000" w:rsidR="00000000" w:rsidRPr="00000000">
        <w:br w:type="page"/>
      </w:r>
      <w:r w:rsidDel="00000000" w:rsidR="00000000" w:rsidRPr="00000000">
        <w:rPr>
          <w:rtl w:val="0"/>
        </w:rPr>
      </w:r>
    </w:p>
    <w:p w:rsidR="00000000" w:rsidDel="00000000" w:rsidP="00000000" w:rsidRDefault="00000000" w:rsidRPr="00000000" w14:paraId="000003C6">
      <w:pPr>
        <w:spacing w:after="240" w:before="240" w:line="480" w:lineRule="auto"/>
        <w:rPr>
          <w:shd w:fill="ffe599" w:val="clear"/>
        </w:rPr>
      </w:pPr>
      <w:r w:rsidDel="00000000" w:rsidR="00000000" w:rsidRPr="00000000">
        <w:rPr>
          <w:shd w:fill="ffe599" w:val="clear"/>
          <w:rtl w:val="0"/>
        </w:rPr>
        <w:t xml:space="preserve">&lt;Đùa với Phong Lê bằng cách gọi là Phong&gt;</w:t>
      </w:r>
    </w:p>
    <w:p w:rsidR="00000000" w:rsidDel="00000000" w:rsidP="00000000" w:rsidRDefault="00000000" w:rsidRPr="00000000" w14:paraId="000003C7">
      <w:pPr>
        <w:spacing w:after="240" w:before="240" w:line="480" w:lineRule="auto"/>
        <w:ind w:left="0" w:firstLine="0"/>
        <w:rPr/>
      </w:pPr>
      <w:r w:rsidDel="00000000" w:rsidR="00000000" w:rsidRPr="00000000">
        <w:rPr>
          <w:b w:val="1"/>
          <w:bCs w:val="1"/>
          <w:rtl w:val="0"/>
        </w:rPr>
        <w:t xml:space="preserve">Phong</w:t>
      </w:r>
      <w:r w:rsidDel="00000000" w:rsidR="00000000" w:rsidRPr="00000000">
        <w:rPr>
          <w:rtl w:val="0"/>
        </w:rPr>
        <w:t xml:space="preserve">: “MC đừng gọi mình như thế”</w:t>
      </w:r>
    </w:p>
    <w:p w:rsidR="00000000" w:rsidDel="00000000" w:rsidP="00000000" w:rsidRDefault="00000000" w:rsidRPr="00000000" w14:paraId="000003C8">
      <w:pPr>
        <w:spacing w:after="240" w:before="240" w:line="480" w:lineRule="auto"/>
        <w:ind w:left="0" w:firstLine="0"/>
        <w:rPr/>
      </w:pPr>
      <w:r w:rsidDel="00000000" w:rsidR="00000000" w:rsidRPr="00000000">
        <w:rPr>
          <w:rtl w:val="0"/>
        </w:rPr>
        <w:t xml:space="preserve">“Mình bị kiểu sởn gai ốc ấy (huhu)”</w:t>
      </w:r>
    </w:p>
    <w:p w:rsidR="00000000" w:rsidDel="00000000" w:rsidP="00000000" w:rsidRDefault="00000000" w:rsidRPr="00000000" w14:paraId="000003C9">
      <w:pPr>
        <w:spacing w:after="240" w:before="240" w:line="480" w:lineRule="auto"/>
        <w:ind w:left="0" w:firstLine="0"/>
        <w:rPr/>
      </w:pPr>
      <w:r w:rsidDel="00000000" w:rsidR="00000000" w:rsidRPr="00000000">
        <w:rPr>
          <w:b w:val="1"/>
          <w:bCs w:val="1"/>
          <w:rtl w:val="0"/>
        </w:rPr>
        <w:t xml:space="preserve">Nghĩa</w:t>
      </w:r>
      <w:r w:rsidDel="00000000" w:rsidR="00000000" w:rsidRPr="00000000">
        <w:rPr>
          <w:rtl w:val="0"/>
        </w:rPr>
        <w:t xml:space="preserve">: “Thôi trêu nhiều nó khóc đấy”</w:t>
      </w:r>
    </w:p>
    <w:p w:rsidR="00000000" w:rsidDel="00000000" w:rsidP="00000000" w:rsidRDefault="00000000" w:rsidRPr="00000000" w14:paraId="000003CA">
      <w:pPr>
        <w:spacing w:after="240" w:before="240" w:line="480" w:lineRule="auto"/>
        <w:ind w:left="0" w:firstLine="0"/>
        <w:rPr/>
      </w:pPr>
      <w:r w:rsidDel="00000000" w:rsidR="00000000" w:rsidRPr="00000000">
        <w:rPr>
          <w:rtl w:val="0"/>
        </w:rPr>
        <w:t xml:space="preserve">“Nhưng mà tui không bắt ông/bà dừng đâu.”</w:t>
      </w:r>
    </w:p>
    <w:p w:rsidR="00000000" w:rsidDel="00000000" w:rsidP="00000000" w:rsidRDefault="00000000" w:rsidRPr="00000000" w14:paraId="000003CB">
      <w:pPr>
        <w:spacing w:after="240" w:before="240" w:line="480" w:lineRule="auto"/>
        <w:ind w:left="0" w:firstLine="0"/>
        <w:rPr/>
      </w:pPr>
      <w:r w:rsidDel="00000000" w:rsidR="00000000" w:rsidRPr="00000000">
        <w:rPr>
          <w:rtl w:val="0"/>
        </w:rPr>
        <w:t xml:space="preserve">“Nhìn giải trí phết”</w:t>
      </w:r>
    </w:p>
    <w:p w:rsidR="00000000" w:rsidDel="00000000" w:rsidP="00000000" w:rsidRDefault="00000000" w:rsidRPr="00000000" w14:paraId="000003CC">
      <w:pPr>
        <w:spacing w:after="240" w:before="240" w:line="480" w:lineRule="auto"/>
        <w:ind w:left="0" w:firstLine="0"/>
        <w:rPr/>
      </w:pPr>
      <w:r w:rsidDel="00000000" w:rsidR="00000000" w:rsidRPr="00000000">
        <w:rPr>
          <w:b w:val="1"/>
          <w:bCs w:val="1"/>
          <w:rtl w:val="0"/>
        </w:rPr>
        <w:t xml:space="preserve">Phong</w:t>
      </w:r>
      <w:r w:rsidDel="00000000" w:rsidR="00000000" w:rsidRPr="00000000">
        <w:rPr>
          <w:rtl w:val="0"/>
        </w:rPr>
        <w:t xml:space="preserve">: “Nè cậu thấy không mình nổi hết cả da gà da vịt rồi”</w:t>
      </w:r>
    </w:p>
    <w:p w:rsidR="00000000" w:rsidDel="00000000" w:rsidP="00000000" w:rsidRDefault="00000000" w:rsidRPr="00000000" w14:paraId="000003CD">
      <w:pPr>
        <w:spacing w:after="240" w:before="240" w:line="480" w:lineRule="auto"/>
        <w:ind w:left="0" w:firstLine="0"/>
        <w:rPr/>
      </w:pPr>
      <w:r w:rsidDel="00000000" w:rsidR="00000000" w:rsidRPr="00000000">
        <w:rPr>
          <w:rtl w:val="0"/>
        </w:rPr>
        <w:t xml:space="preserve">(Phong Lê giả vờ vén tay áo lên xong chỉ lên cánh tay, bạn thấy da cậu ta trắng đến mức chói mắt. Sao con trai trắng được như vậy nhỉ)</w:t>
      </w:r>
    </w:p>
    <w:p w:rsidR="00000000" w:rsidDel="00000000" w:rsidP="00000000" w:rsidRDefault="00000000" w:rsidRPr="00000000" w14:paraId="000003CE">
      <w:pPr>
        <w:spacing w:after="240" w:before="240" w:line="480" w:lineRule="auto"/>
        <w:ind w:left="0" w:firstLine="0"/>
        <w:rPr>
          <w:shd w:fill="ffe599" w:val="clear"/>
        </w:rPr>
      </w:pPr>
      <w:r w:rsidDel="00000000" w:rsidR="00000000" w:rsidRPr="00000000">
        <w:rPr>
          <w:shd w:fill="ffe599" w:val="clear"/>
          <w:rtl w:val="0"/>
        </w:rPr>
        <w:t xml:space="preserve">&lt;Vẫn đùa tiếp&gt;</w:t>
      </w:r>
    </w:p>
    <w:p w:rsidR="00000000" w:rsidDel="00000000" w:rsidP="00000000" w:rsidRDefault="00000000" w:rsidRPr="00000000" w14:paraId="000003CF">
      <w:pPr>
        <w:spacing w:after="240" w:before="240" w:line="480" w:lineRule="auto"/>
        <w:ind w:left="0" w:firstLine="0"/>
        <w:rPr>
          <w:shd w:fill="ffe599" w:val="clear"/>
        </w:rPr>
      </w:pPr>
      <w:r w:rsidDel="00000000" w:rsidR="00000000" w:rsidRPr="00000000">
        <w:rPr>
          <w:shd w:fill="ffe599" w:val="clear"/>
          <w:rtl w:val="0"/>
        </w:rPr>
        <w:t xml:space="preserve">&lt;Cười và dừng trêu&gt;</w:t>
      </w:r>
      <w:r w:rsidDel="00000000" w:rsidR="00000000" w:rsidRPr="00000000">
        <w:br w:type="page"/>
      </w:r>
      <w:r w:rsidDel="00000000" w:rsidR="00000000" w:rsidRPr="00000000">
        <w:rPr>
          <w:rtl w:val="0"/>
        </w:rPr>
      </w:r>
    </w:p>
    <w:p w:rsidR="00000000" w:rsidDel="00000000" w:rsidP="00000000" w:rsidRDefault="00000000" w:rsidRPr="00000000" w14:paraId="000003D0">
      <w:pPr>
        <w:spacing w:after="240" w:before="240" w:line="480" w:lineRule="auto"/>
        <w:rPr>
          <w:shd w:fill="ffe599" w:val="clear"/>
        </w:rPr>
      </w:pPr>
      <w:r w:rsidDel="00000000" w:rsidR="00000000" w:rsidRPr="00000000">
        <w:rPr>
          <w:shd w:fill="ffe599" w:val="clear"/>
          <w:rtl w:val="0"/>
        </w:rPr>
        <w:t xml:space="preserve">&lt;Vẫn đùa tiếp&gt;</w:t>
      </w:r>
    </w:p>
    <w:p w:rsidR="00000000" w:rsidDel="00000000" w:rsidP="00000000" w:rsidRDefault="00000000" w:rsidRPr="00000000" w14:paraId="000003D1">
      <w:pPr>
        <w:spacing w:after="240" w:before="240" w:line="480" w:lineRule="auto"/>
        <w:rPr>
          <w:shd w:fill="dd7e6b" w:val="clear"/>
        </w:rPr>
      </w:pPr>
      <w:r w:rsidDel="00000000" w:rsidR="00000000" w:rsidRPr="00000000">
        <w:rPr>
          <w:shd w:fill="dd7e6b" w:val="clear"/>
          <w:rtl w:val="0"/>
        </w:rPr>
        <w:t xml:space="preserve">[-2 fp PL]</w:t>
      </w:r>
    </w:p>
    <w:p w:rsidR="00000000" w:rsidDel="00000000" w:rsidP="00000000" w:rsidRDefault="00000000" w:rsidRPr="00000000" w14:paraId="000003D2">
      <w:pPr>
        <w:spacing w:after="240" w:before="240" w:line="480" w:lineRule="auto"/>
        <w:rPr/>
      </w:pPr>
      <w:r w:rsidDel="00000000" w:rsidR="00000000" w:rsidRPr="00000000">
        <w:rPr>
          <w:b w:val="1"/>
          <w:bCs w:val="1"/>
          <w:rtl w:val="0"/>
        </w:rPr>
        <w:t xml:space="preserve">Phong</w:t>
      </w:r>
      <w:r w:rsidDel="00000000" w:rsidR="00000000" w:rsidRPr="00000000">
        <w:rPr>
          <w:rtl w:val="0"/>
        </w:rPr>
        <w:t xml:space="preserve">: “MC ơi.. mình không thích thật luôn á”</w:t>
      </w:r>
    </w:p>
    <w:p w:rsidR="00000000" w:rsidDel="00000000" w:rsidP="00000000" w:rsidRDefault="00000000" w:rsidRPr="00000000" w14:paraId="000003D3">
      <w:pPr>
        <w:spacing w:after="240" w:before="240" w:line="480" w:lineRule="auto"/>
        <w:rPr/>
      </w:pPr>
      <w:r w:rsidDel="00000000" w:rsidR="00000000" w:rsidRPr="00000000">
        <w:rPr>
          <w:b w:val="1"/>
          <w:bCs w:val="1"/>
          <w:rtl w:val="0"/>
        </w:rPr>
        <w:t xml:space="preserve">Nghĩa</w:t>
      </w:r>
      <w:r w:rsidDel="00000000" w:rsidR="00000000" w:rsidRPr="00000000">
        <w:rPr>
          <w:rtl w:val="0"/>
        </w:rPr>
        <w:t xml:space="preserve">: “Thôi thôi tha nó đi MC”</w:t>
      </w:r>
    </w:p>
    <w:p w:rsidR="00000000" w:rsidDel="00000000" w:rsidP="00000000" w:rsidRDefault="00000000" w:rsidRPr="00000000" w14:paraId="000003D4">
      <w:pPr>
        <w:spacing w:after="240" w:before="240" w:line="480" w:lineRule="auto"/>
        <w:rPr/>
      </w:pPr>
      <w:r w:rsidDel="00000000" w:rsidR="00000000" w:rsidRPr="00000000">
        <w:rPr>
          <w:rtl w:val="0"/>
        </w:rPr>
        <w:t xml:space="preserve">(Phong như một quả bóng xì hơi, bạn để ý còn thấy ở khóe mắt cậu ấy hơi ươn ướt. Không lẽ cậu ấy bị trêu đến khóc thật)</w:t>
      </w:r>
    </w:p>
    <w:p w:rsidR="00000000" w:rsidDel="00000000" w:rsidP="00000000" w:rsidRDefault="00000000" w:rsidRPr="00000000" w14:paraId="000003D5">
      <w:pPr>
        <w:spacing w:after="240" w:before="240" w:line="480" w:lineRule="auto"/>
        <w:rPr/>
      </w:pPr>
      <w:r w:rsidDel="00000000" w:rsidR="00000000" w:rsidRPr="00000000">
        <w:rPr>
          <w:rtl w:val="0"/>
        </w:rPr>
        <w:t xml:space="preserve">(Bạn cảm thấy hơi quá đáng và xin lỗi Phong Lê)</w:t>
      </w:r>
    </w:p>
    <w:p w:rsidR="00000000" w:rsidDel="00000000" w:rsidP="00000000" w:rsidRDefault="00000000" w:rsidRPr="00000000" w14:paraId="000003D6">
      <w:pPr>
        <w:spacing w:after="240" w:before="240" w:line="480" w:lineRule="auto"/>
        <w:rPr/>
      </w:pPr>
      <w:r w:rsidDel="00000000" w:rsidR="00000000" w:rsidRPr="00000000">
        <w:rPr>
          <w:b w:val="1"/>
          <w:bCs w:val="1"/>
          <w:rtl w:val="0"/>
        </w:rPr>
        <w:t xml:space="preserve">Phong</w:t>
      </w:r>
      <w:r w:rsidDel="00000000" w:rsidR="00000000" w:rsidRPr="00000000">
        <w:rPr>
          <w:rtl w:val="0"/>
        </w:rPr>
        <w:t xml:space="preserve">: “..Không sao, chỉ cần MC hứa không gọi mình là Phong nữa là được”</w:t>
      </w:r>
    </w:p>
    <w:p w:rsidR="00000000" w:rsidDel="00000000" w:rsidP="00000000" w:rsidRDefault="00000000" w:rsidRPr="00000000" w14:paraId="000003D7">
      <w:pPr>
        <w:spacing w:after="240" w:before="240" w:line="480" w:lineRule="auto"/>
        <w:rPr/>
      </w:pPr>
      <w:r w:rsidDel="00000000" w:rsidR="00000000" w:rsidRPr="00000000">
        <w:rPr>
          <w:rtl w:val="0"/>
        </w:rPr>
        <w:t xml:space="preserve">(Bạn liền hứa, ngay lập tức sau đó Phong Lê lại quay trở lại trạng thái vui vẻ lúc nãy)</w:t>
      </w:r>
    </w:p>
    <w:p w:rsidR="00000000" w:rsidDel="00000000" w:rsidP="00000000" w:rsidRDefault="00000000" w:rsidRPr="00000000" w14:paraId="000003D8">
      <w:pPr>
        <w:spacing w:after="240" w:before="240" w:line="480" w:lineRule="auto"/>
        <w:rPr/>
      </w:pPr>
      <w:r w:rsidDel="00000000" w:rsidR="00000000" w:rsidRPr="00000000">
        <w:rPr>
          <w:b w:val="1"/>
          <w:bCs w:val="1"/>
          <w:rtl w:val="0"/>
        </w:rPr>
        <w:t xml:space="preserve">Nghĩa</w:t>
      </w:r>
      <w:r w:rsidDel="00000000" w:rsidR="00000000" w:rsidRPr="00000000">
        <w:rPr>
          <w:rtl w:val="0"/>
        </w:rPr>
        <w:t xml:space="preserve">: “Thay đổi xoành xoạch như phụ nữ mang thai nhỉ”</w:t>
      </w:r>
    </w:p>
    <w:p w:rsidR="00000000" w:rsidDel="00000000" w:rsidP="00000000" w:rsidRDefault="00000000" w:rsidRPr="00000000" w14:paraId="000003D9">
      <w:pPr>
        <w:spacing w:after="240" w:before="240" w:line="480" w:lineRule="auto"/>
        <w:rPr/>
      </w:pPr>
      <w:r w:rsidDel="00000000" w:rsidR="00000000" w:rsidRPr="00000000">
        <w:rPr>
          <w:b w:val="1"/>
          <w:bCs w:val="1"/>
          <w:rtl w:val="0"/>
        </w:rPr>
        <w:t xml:space="preserve">Phong</w:t>
      </w:r>
      <w:r w:rsidDel="00000000" w:rsidR="00000000" w:rsidRPr="00000000">
        <w:rPr>
          <w:rtl w:val="0"/>
        </w:rPr>
        <w:t xml:space="preserve">: “Kệ tao”</w:t>
      </w:r>
    </w:p>
    <w:p w:rsidR="00000000" w:rsidDel="00000000" w:rsidP="00000000" w:rsidRDefault="00000000" w:rsidRPr="00000000" w14:paraId="000003DA">
      <w:pPr>
        <w:spacing w:after="240" w:before="240" w:line="480" w:lineRule="auto"/>
        <w:rPr>
          <w:shd w:fill="ffe599" w:val="clear"/>
        </w:rPr>
      </w:pPr>
      <w:r w:rsidDel="00000000" w:rsidR="00000000" w:rsidRPr="00000000">
        <w:rPr>
          <w:shd w:fill="ffe599" w:val="clear"/>
          <w:rtl w:val="0"/>
        </w:rPr>
        <w:t xml:space="preserve">&lt;Cười và dừng trêu&gt;</w:t>
      </w:r>
    </w:p>
    <w:p w:rsidR="00000000" w:rsidDel="00000000" w:rsidP="00000000" w:rsidRDefault="00000000" w:rsidRPr="00000000" w14:paraId="000003DB">
      <w:pPr>
        <w:spacing w:after="240" w:before="240" w:line="480" w:lineRule="auto"/>
        <w:rPr/>
      </w:pPr>
      <w:r w:rsidDel="00000000" w:rsidR="00000000" w:rsidRPr="00000000">
        <w:rPr>
          <w:b w:val="1"/>
          <w:bCs w:val="1"/>
          <w:rtl w:val="0"/>
        </w:rPr>
        <w:t xml:space="preserve">Nghĩa</w:t>
      </w:r>
      <w:r w:rsidDel="00000000" w:rsidR="00000000" w:rsidRPr="00000000">
        <w:rPr>
          <w:rtl w:val="0"/>
        </w:rPr>
        <w:t xml:space="preserve">: “Công nhận chọc thằng này vui nhỉ MC”</w:t>
      </w:r>
    </w:p>
    <w:p w:rsidR="00000000" w:rsidDel="00000000" w:rsidP="00000000" w:rsidRDefault="00000000" w:rsidRPr="00000000" w14:paraId="000003DC">
      <w:pPr>
        <w:spacing w:after="240" w:before="240" w:line="480" w:lineRule="auto"/>
        <w:rPr/>
      </w:pPr>
      <w:r w:rsidDel="00000000" w:rsidR="00000000" w:rsidRPr="00000000">
        <w:rPr>
          <w:rtl w:val="0"/>
        </w:rPr>
        <w:t xml:space="preserve">“Tui thấy nó dễ bị ragebait ghê luôn”</w:t>
      </w:r>
    </w:p>
    <w:p w:rsidR="00000000" w:rsidDel="00000000" w:rsidP="00000000" w:rsidRDefault="00000000" w:rsidRPr="00000000" w14:paraId="000003DD">
      <w:pPr>
        <w:spacing w:after="240" w:before="240" w:line="480" w:lineRule="auto"/>
        <w:rPr/>
      </w:pPr>
      <w:r w:rsidDel="00000000" w:rsidR="00000000" w:rsidRPr="00000000">
        <w:rPr>
          <w:rtl w:val="0"/>
        </w:rPr>
        <w:t xml:space="preserve">(Bạn gật gù đồng ý với Nghĩa. Phong Lê nhìn như có vẻ sắp đánh cậu chàng mắt kính tới nơi)</w:t>
      </w:r>
    </w:p>
    <w:p w:rsidR="00000000" w:rsidDel="00000000" w:rsidP="00000000" w:rsidRDefault="00000000" w:rsidRPr="00000000" w14:paraId="000003DE">
      <w:pPr>
        <w:spacing w:after="240" w:before="240" w:line="480" w:lineRule="auto"/>
        <w:rPr>
          <w:shd w:fill="b6d7a8" w:val="clear"/>
        </w:rPr>
      </w:pPr>
      <w:r w:rsidDel="00000000" w:rsidR="00000000" w:rsidRPr="00000000">
        <w:rPr>
          <w:shd w:fill="b6d7a8" w:val="clear"/>
          <w:rtl w:val="0"/>
        </w:rPr>
        <w:t xml:space="preserve">[+1 fp ĐN]</w:t>
      </w:r>
    </w:p>
    <w:p w:rsidR="00000000" w:rsidDel="00000000" w:rsidP="00000000" w:rsidRDefault="00000000" w:rsidRPr="00000000" w14:paraId="000003DF">
      <w:pPr>
        <w:spacing w:after="240" w:before="240" w:line="480" w:lineRule="auto"/>
        <w:rPr/>
      </w:pPr>
      <w:r w:rsidDel="00000000" w:rsidR="00000000" w:rsidRPr="00000000">
        <w:rPr>
          <w:b w:val="1"/>
          <w:bCs w:val="1"/>
          <w:rtl w:val="0"/>
        </w:rPr>
        <w:t xml:space="preserve">Phong</w:t>
      </w:r>
      <w:r w:rsidDel="00000000" w:rsidR="00000000" w:rsidRPr="00000000">
        <w:rPr>
          <w:rtl w:val="0"/>
        </w:rPr>
        <w:t xml:space="preserve">: “MC sau đừng trêu tớ như thế nữa nha”</w:t>
      </w:r>
    </w:p>
    <w:p w:rsidR="00000000" w:rsidDel="00000000" w:rsidP="00000000" w:rsidRDefault="00000000" w:rsidRPr="00000000" w14:paraId="000003E0">
      <w:pPr>
        <w:spacing w:after="240" w:before="240" w:line="480" w:lineRule="auto"/>
        <w:rPr/>
      </w:pPr>
      <w:r w:rsidDel="00000000" w:rsidR="00000000" w:rsidRPr="00000000">
        <w:rPr>
          <w:rtl w:val="0"/>
        </w:rPr>
        <w:t xml:space="preserve">(Bạn đồng ý và xin lỗi vì lúc nãy đã trêu cậu ấy)</w:t>
      </w:r>
    </w:p>
    <w:p w:rsidR="00000000" w:rsidDel="00000000" w:rsidP="00000000" w:rsidRDefault="00000000" w:rsidRPr="00000000" w14:paraId="000003E1">
      <w:pPr>
        <w:spacing w:after="240" w:before="240" w:line="480" w:lineRule="auto"/>
        <w:rPr/>
      </w:pPr>
      <w:r w:rsidDel="00000000" w:rsidR="00000000" w:rsidRPr="00000000">
        <w:rPr>
          <w:rtl w:val="0"/>
        </w:rPr>
      </w:r>
    </w:p>
    <w:p w:rsidR="00000000" w:rsidDel="00000000" w:rsidP="00000000" w:rsidRDefault="00000000" w:rsidRPr="00000000" w14:paraId="000003E2">
      <w:pPr>
        <w:spacing w:after="240" w:before="240" w:line="480" w:lineRule="auto"/>
        <w:rPr>
          <w:shd w:fill="ffe599" w:val="clear"/>
        </w:rPr>
      </w:pPr>
      <w:r w:rsidDel="00000000" w:rsidR="00000000" w:rsidRPr="00000000">
        <w:rPr>
          <w:shd w:fill="ffe599" w:val="clear"/>
          <w:rtl w:val="0"/>
        </w:rPr>
        <w:t xml:space="preserve">&lt;Đồng ý và nói sau này sẽ gọi cậu ấy là Phong Lê&gt;</w:t>
      </w:r>
    </w:p>
    <w:p w:rsidR="00000000" w:rsidDel="00000000" w:rsidP="00000000" w:rsidRDefault="00000000" w:rsidRPr="00000000" w14:paraId="000003E3">
      <w:pPr>
        <w:spacing w:after="240" w:before="240" w:line="480" w:lineRule="auto"/>
        <w:rPr/>
      </w:pPr>
      <w:r w:rsidDel="00000000" w:rsidR="00000000" w:rsidRPr="00000000">
        <w:rPr>
          <w:b w:val="1"/>
          <w:bCs w:val="1"/>
          <w:rtl w:val="0"/>
        </w:rPr>
        <w:t xml:space="preserve">Phong</w:t>
      </w:r>
      <w:r w:rsidDel="00000000" w:rsidR="00000000" w:rsidRPr="00000000">
        <w:rPr>
          <w:rtl w:val="0"/>
        </w:rPr>
        <w:t xml:space="preserve">: “Cảm ơn MC nhiều nha hihi”</w:t>
      </w:r>
    </w:p>
    <w:p w:rsidR="00000000" w:rsidDel="00000000" w:rsidP="00000000" w:rsidRDefault="00000000" w:rsidRPr="00000000" w14:paraId="000003E4">
      <w:pPr>
        <w:spacing w:after="240" w:before="240" w:line="480" w:lineRule="auto"/>
        <w:rPr/>
      </w:pPr>
      <w:r w:rsidDel="00000000" w:rsidR="00000000" w:rsidRPr="00000000">
        <w:rPr>
          <w:rtl w:val="0"/>
        </w:rPr>
        <w:t xml:space="preserve">“Kiểu mình thật sự không thích bị gọi là Phong ấy”</w:t>
      </w:r>
    </w:p>
    <w:p w:rsidR="00000000" w:rsidDel="00000000" w:rsidP="00000000" w:rsidRDefault="00000000" w:rsidRPr="00000000" w14:paraId="000003E5">
      <w:pPr>
        <w:spacing w:after="240" w:before="240" w:line="480" w:lineRule="auto"/>
        <w:rPr/>
      </w:pPr>
      <w:r w:rsidDel="00000000" w:rsidR="00000000" w:rsidRPr="00000000">
        <w:rPr>
          <w:rtl w:val="0"/>
        </w:rPr>
        <w:t xml:space="preserve">“Từ đó giờ rồi, cứ nghe ai gọi Phong là mình sởn hết cả gai ốc lên”</w:t>
      </w:r>
    </w:p>
    <w:p w:rsidR="00000000" w:rsidDel="00000000" w:rsidP="00000000" w:rsidRDefault="00000000" w:rsidRPr="00000000" w14:paraId="000003E6">
      <w:pPr>
        <w:spacing w:after="240" w:before="240" w:line="480" w:lineRule="auto"/>
        <w:rPr/>
      </w:pPr>
      <w:r w:rsidDel="00000000" w:rsidR="00000000" w:rsidRPr="00000000">
        <w:rPr>
          <w:b w:val="1"/>
          <w:bCs w:val="1"/>
          <w:rtl w:val="0"/>
        </w:rPr>
        <w:t xml:space="preserve">Nghĩa</w:t>
      </w:r>
      <w:r w:rsidDel="00000000" w:rsidR="00000000" w:rsidRPr="00000000">
        <w:rPr>
          <w:rtl w:val="0"/>
        </w:rPr>
        <w:t xml:space="preserve">: “Có lần tui còn thấy nó bỏ chạy vì có người gọi nó là Phong cơ”</w:t>
      </w:r>
    </w:p>
    <w:p w:rsidR="00000000" w:rsidDel="00000000" w:rsidP="00000000" w:rsidRDefault="00000000" w:rsidRPr="00000000" w14:paraId="000003E7">
      <w:pPr>
        <w:spacing w:after="240" w:before="240" w:line="480" w:lineRule="auto"/>
        <w:rPr/>
      </w:pPr>
      <w:r w:rsidDel="00000000" w:rsidR="00000000" w:rsidRPr="00000000">
        <w:rPr>
          <w:rtl w:val="0"/>
        </w:rPr>
        <w:t xml:space="preserve">(Bạn ngạc nhiên, không nghĩ việc gọi tên lại nghiêm trọng vậy)</w:t>
      </w:r>
    </w:p>
    <w:p w:rsidR="00000000" w:rsidDel="00000000" w:rsidP="00000000" w:rsidRDefault="00000000" w:rsidRPr="00000000" w14:paraId="000003E8">
      <w:pPr>
        <w:spacing w:after="240" w:before="240" w:line="480" w:lineRule="auto"/>
        <w:rPr/>
      </w:pPr>
      <w:r w:rsidDel="00000000" w:rsidR="00000000" w:rsidRPr="00000000">
        <w:rPr>
          <w:b w:val="1"/>
          <w:bCs w:val="1"/>
          <w:rtl w:val="0"/>
        </w:rPr>
        <w:t xml:space="preserve">Phong</w:t>
      </w:r>
      <w:r w:rsidDel="00000000" w:rsidR="00000000" w:rsidRPr="00000000">
        <w:rPr>
          <w:rtl w:val="0"/>
        </w:rPr>
        <w:t xml:space="preserve">: “Người mày nói là kiểu”</w:t>
      </w:r>
    </w:p>
    <w:p w:rsidR="00000000" w:rsidDel="00000000" w:rsidP="00000000" w:rsidRDefault="00000000" w:rsidRPr="00000000" w14:paraId="000003E9">
      <w:pPr>
        <w:spacing w:after="240" w:before="240" w:line="480" w:lineRule="auto"/>
        <w:rPr/>
      </w:pPr>
      <w:r w:rsidDel="00000000" w:rsidR="00000000" w:rsidRPr="00000000">
        <w:rPr>
          <w:rtl w:val="0"/>
        </w:rPr>
        <w:t xml:space="preserve">“Mẹ tao ấy, lúc đấy không chạy là ăn đòn rồi”</w:t>
      </w:r>
    </w:p>
    <w:p w:rsidR="00000000" w:rsidDel="00000000" w:rsidP="00000000" w:rsidRDefault="00000000" w:rsidRPr="00000000" w14:paraId="000003EA">
      <w:pPr>
        <w:spacing w:after="240" w:before="240" w:line="480" w:lineRule="auto"/>
        <w:rPr/>
      </w:pPr>
      <w:r w:rsidDel="00000000" w:rsidR="00000000" w:rsidRPr="00000000">
        <w:rPr>
          <w:rtl w:val="0"/>
        </w:rPr>
        <w:t xml:space="preserve">“Tại tao trốn đi đá bóng không làm việc nhà”</w:t>
      </w:r>
    </w:p>
    <w:p w:rsidR="00000000" w:rsidDel="00000000" w:rsidP="00000000" w:rsidRDefault="00000000" w:rsidRPr="00000000" w14:paraId="000003EB">
      <w:pPr>
        <w:spacing w:after="240" w:before="240" w:line="480" w:lineRule="auto"/>
        <w:rPr/>
      </w:pPr>
      <w:r w:rsidDel="00000000" w:rsidR="00000000" w:rsidRPr="00000000">
        <w:rPr>
          <w:rtl w:val="0"/>
        </w:rPr>
        <w:t xml:space="preserve">(Bạn bật cười và cả Nghĩa cũng thế, trong đó Phong nhìn hơi xấu hổ khi nhắc lại chuyện này)</w:t>
      </w:r>
      <w:r w:rsidDel="00000000" w:rsidR="00000000" w:rsidRPr="00000000">
        <w:br w:type="page"/>
      </w:r>
      <w:r w:rsidDel="00000000" w:rsidR="00000000" w:rsidRPr="00000000">
        <w:rPr>
          <w:rtl w:val="0"/>
        </w:rPr>
      </w:r>
    </w:p>
    <w:p w:rsidR="00000000" w:rsidDel="00000000" w:rsidP="00000000" w:rsidRDefault="00000000" w:rsidRPr="00000000" w14:paraId="000003EC">
      <w:pPr>
        <w:spacing w:after="240" w:before="240" w:line="480" w:lineRule="auto"/>
        <w:rPr/>
      </w:pPr>
      <w:r w:rsidDel="00000000" w:rsidR="00000000" w:rsidRPr="00000000">
        <w:rPr>
          <w:b w:val="1"/>
          <w:bCs w:val="1"/>
          <w:rtl w:val="0"/>
        </w:rPr>
        <w:t xml:space="preserve">Phong</w:t>
      </w:r>
      <w:r w:rsidDel="00000000" w:rsidR="00000000" w:rsidRPr="00000000">
        <w:rPr>
          <w:rtl w:val="0"/>
        </w:rPr>
        <w:t xml:space="preserve">: “Đúng là MC là người tốt, chứ đâu như ai kia…”</w:t>
      </w:r>
    </w:p>
    <w:p w:rsidR="00000000" w:rsidDel="00000000" w:rsidP="00000000" w:rsidRDefault="00000000" w:rsidRPr="00000000" w14:paraId="000003ED">
      <w:pPr>
        <w:spacing w:after="240" w:before="240" w:line="480" w:lineRule="auto"/>
        <w:rPr/>
      </w:pPr>
      <w:r w:rsidDel="00000000" w:rsidR="00000000" w:rsidRPr="00000000">
        <w:rPr>
          <w:rtl w:val="0"/>
        </w:rPr>
        <w:t xml:space="preserve">“Nói mãi mà cứ gọi mình là Phong thôi”</w:t>
      </w:r>
    </w:p>
    <w:p w:rsidR="00000000" w:rsidDel="00000000" w:rsidP="00000000" w:rsidRDefault="00000000" w:rsidRPr="00000000" w14:paraId="000003EE">
      <w:pPr>
        <w:spacing w:after="240" w:before="240" w:line="480" w:lineRule="auto"/>
        <w:rPr/>
      </w:pPr>
      <w:r w:rsidDel="00000000" w:rsidR="00000000" w:rsidRPr="00000000">
        <w:rPr>
          <w:b w:val="1"/>
          <w:bCs w:val="1"/>
          <w:rtl w:val="0"/>
        </w:rPr>
        <w:t xml:space="preserve">Nghĩa</w:t>
      </w:r>
      <w:r w:rsidDel="00000000" w:rsidR="00000000" w:rsidRPr="00000000">
        <w:rPr>
          <w:rtl w:val="0"/>
        </w:rPr>
        <w:t xml:space="preserve">: “Tại tao gọi quen rồi mà”</w:t>
      </w:r>
    </w:p>
    <w:p w:rsidR="00000000" w:rsidDel="00000000" w:rsidP="00000000" w:rsidRDefault="00000000" w:rsidRPr="00000000" w14:paraId="000003EF">
      <w:pPr>
        <w:spacing w:after="240" w:before="240" w:line="480" w:lineRule="auto"/>
        <w:rPr/>
      </w:pPr>
      <w:r w:rsidDel="00000000" w:rsidR="00000000" w:rsidRPr="00000000">
        <w:rPr>
          <w:b w:val="1"/>
          <w:bCs w:val="1"/>
          <w:rtl w:val="0"/>
        </w:rPr>
        <w:t xml:space="preserve">Phong</w:t>
      </w:r>
      <w:r w:rsidDel="00000000" w:rsidR="00000000" w:rsidRPr="00000000">
        <w:rPr>
          <w:rtl w:val="0"/>
        </w:rPr>
        <w:t xml:space="preserve">: “Thôi mày như lỗ tai trâu ấy nói kiểu gì cũng không thông”</w:t>
      </w:r>
    </w:p>
    <w:p w:rsidR="00000000" w:rsidDel="00000000" w:rsidP="00000000" w:rsidRDefault="00000000" w:rsidRPr="00000000" w14:paraId="000003F0">
      <w:pPr>
        <w:spacing w:after="240" w:before="240" w:line="480" w:lineRule="auto"/>
        <w:rPr/>
      </w:pPr>
      <w:r w:rsidDel="00000000" w:rsidR="00000000" w:rsidRPr="00000000">
        <w:rPr>
          <w:rtl w:val="0"/>
        </w:rPr>
        <w:t xml:space="preserve">(Bạn cười trước màn đấu đá của hai người)</w:t>
      </w:r>
    </w:p>
    <w:p w:rsidR="00000000" w:rsidDel="00000000" w:rsidP="00000000" w:rsidRDefault="00000000" w:rsidRPr="00000000" w14:paraId="000003F1">
      <w:pPr>
        <w:spacing w:after="240" w:before="240" w:line="480" w:lineRule="auto"/>
        <w:rPr/>
      </w:pPr>
      <w:r w:rsidDel="00000000" w:rsidR="00000000" w:rsidRPr="00000000">
        <w:rPr>
          <w:b w:val="1"/>
          <w:bCs w:val="1"/>
          <w:rtl w:val="0"/>
        </w:rPr>
        <w:t xml:space="preserve">Phong</w:t>
      </w:r>
      <w:r w:rsidDel="00000000" w:rsidR="00000000" w:rsidRPr="00000000">
        <w:rPr>
          <w:rtl w:val="0"/>
        </w:rPr>
        <w:t xml:space="preserve">: “Mà MC vào học trễ nhỉ, tuần thứ 3 mới bắt đầu”</w:t>
      </w:r>
    </w:p>
    <w:p w:rsidR="00000000" w:rsidDel="00000000" w:rsidP="00000000" w:rsidRDefault="00000000" w:rsidRPr="00000000" w14:paraId="000003F2">
      <w:pPr>
        <w:spacing w:after="240" w:before="240" w:line="480" w:lineRule="auto"/>
        <w:rPr/>
      </w:pPr>
      <w:r w:rsidDel="00000000" w:rsidR="00000000" w:rsidRPr="00000000">
        <w:rPr>
          <w:rtl w:val="0"/>
        </w:rPr>
        <w:t xml:space="preserve">(Bạn nói rằng do ban đầu không canh được, may là có một người nghỉ giữa chừng nên bạn mới xin vào được)</w:t>
      </w:r>
    </w:p>
    <w:p w:rsidR="00000000" w:rsidDel="00000000" w:rsidP="00000000" w:rsidRDefault="00000000" w:rsidRPr="00000000" w14:paraId="000003F3">
      <w:pPr>
        <w:spacing w:after="240" w:before="240" w:line="480" w:lineRule="auto"/>
        <w:rPr/>
      </w:pPr>
      <w:r w:rsidDel="00000000" w:rsidR="00000000" w:rsidRPr="00000000">
        <w:rPr>
          <w:b w:val="1"/>
          <w:bCs w:val="1"/>
          <w:rtl w:val="0"/>
        </w:rPr>
        <w:t xml:space="preserve">Nghĩa</w:t>
      </w:r>
      <w:r w:rsidDel="00000000" w:rsidR="00000000" w:rsidRPr="00000000">
        <w:rPr>
          <w:rtl w:val="0"/>
        </w:rPr>
        <w:t xml:space="preserve">: “Công nhận lớp cô khó xin chỗ ghê luôn á, mãi mình mới lấy được”</w:t>
      </w:r>
    </w:p>
    <w:p w:rsidR="00000000" w:rsidDel="00000000" w:rsidP="00000000" w:rsidRDefault="00000000" w:rsidRPr="00000000" w14:paraId="000003F4">
      <w:pPr>
        <w:spacing w:after="240" w:before="240" w:line="480" w:lineRule="auto"/>
        <w:rPr/>
      </w:pPr>
      <w:r w:rsidDel="00000000" w:rsidR="00000000" w:rsidRPr="00000000">
        <w:rPr>
          <w:b w:val="1"/>
          <w:bCs w:val="1"/>
          <w:rtl w:val="0"/>
        </w:rPr>
        <w:t xml:space="preserve">Phong</w:t>
      </w:r>
      <w:r w:rsidDel="00000000" w:rsidR="00000000" w:rsidRPr="00000000">
        <w:rPr>
          <w:rtl w:val="0"/>
        </w:rPr>
        <w:t xml:space="preserve">: “Thực ra do nó chơi đểu có người giúp mới vào được đó MC, chứ lúc mình đăng kí là lớp kín rồi”</w:t>
      </w:r>
    </w:p>
    <w:p w:rsidR="00000000" w:rsidDel="00000000" w:rsidP="00000000" w:rsidRDefault="00000000" w:rsidRPr="00000000" w14:paraId="000003F5">
      <w:pPr>
        <w:spacing w:after="240" w:before="240" w:line="480" w:lineRule="auto"/>
        <w:rPr/>
      </w:pPr>
      <w:r w:rsidDel="00000000" w:rsidR="00000000" w:rsidRPr="00000000">
        <w:rPr>
          <w:rtl w:val="0"/>
        </w:rPr>
        <w:t xml:space="preserve">(Bạn tò mò làm sao để được giúp vào lớp.)</w:t>
      </w:r>
    </w:p>
    <w:p w:rsidR="00000000" w:rsidDel="00000000" w:rsidP="00000000" w:rsidRDefault="00000000" w:rsidRPr="00000000" w14:paraId="000003F6">
      <w:pPr>
        <w:spacing w:after="240" w:before="240" w:line="480" w:lineRule="auto"/>
        <w:rPr>
          <w:shd w:fill="ffe599" w:val="clear"/>
        </w:rPr>
      </w:pPr>
      <w:r w:rsidDel="00000000" w:rsidR="00000000" w:rsidRPr="00000000">
        <w:rPr>
          <w:shd w:fill="ffe599" w:val="clear"/>
          <w:rtl w:val="0"/>
        </w:rPr>
        <w:t xml:space="preserve">&lt;Nói rằng Nghĩa may mắn do có người giúp đỡ&gt;</w:t>
      </w:r>
    </w:p>
    <w:p w:rsidR="00000000" w:rsidDel="00000000" w:rsidP="00000000" w:rsidRDefault="00000000" w:rsidRPr="00000000" w14:paraId="000003F7">
      <w:pPr>
        <w:spacing w:after="240" w:before="240" w:line="480" w:lineRule="auto"/>
        <w:rPr>
          <w:shd w:fill="ffe599" w:val="clear"/>
        </w:rPr>
      </w:pPr>
      <w:r w:rsidDel="00000000" w:rsidR="00000000" w:rsidRPr="00000000">
        <w:rPr>
          <w:shd w:fill="ffe599" w:val="clear"/>
          <w:rtl w:val="0"/>
        </w:rPr>
        <w:t xml:space="preserve">&lt;Nói rằng ước gì bạn cũng được đi cửa sau giống vậy&gt;</w:t>
      </w:r>
      <w:r w:rsidDel="00000000" w:rsidR="00000000" w:rsidRPr="00000000">
        <w:br w:type="page"/>
      </w:r>
      <w:r w:rsidDel="00000000" w:rsidR="00000000" w:rsidRPr="00000000">
        <w:rPr>
          <w:rtl w:val="0"/>
        </w:rPr>
      </w:r>
    </w:p>
    <w:p w:rsidR="00000000" w:rsidDel="00000000" w:rsidP="00000000" w:rsidRDefault="00000000" w:rsidRPr="00000000" w14:paraId="000003F8">
      <w:pPr>
        <w:spacing w:after="240" w:before="240" w:line="480" w:lineRule="auto"/>
        <w:rPr>
          <w:shd w:fill="ffe599" w:val="clear"/>
        </w:rPr>
      </w:pPr>
      <w:r w:rsidDel="00000000" w:rsidR="00000000" w:rsidRPr="00000000">
        <w:rPr>
          <w:shd w:fill="ffe599" w:val="clear"/>
          <w:rtl w:val="0"/>
        </w:rPr>
        <w:t xml:space="preserve">&lt;Nói rằng Nghĩa may mắn do có người giúp đỡ&gt;</w:t>
      </w:r>
    </w:p>
    <w:p w:rsidR="00000000" w:rsidDel="00000000" w:rsidP="00000000" w:rsidRDefault="00000000" w:rsidRPr="00000000" w14:paraId="000003F9">
      <w:pPr>
        <w:spacing w:after="240" w:before="240" w:line="480" w:lineRule="auto"/>
        <w:rPr/>
      </w:pPr>
      <w:r w:rsidDel="00000000" w:rsidR="00000000" w:rsidRPr="00000000">
        <w:rPr>
          <w:b w:val="1"/>
          <w:bCs w:val="1"/>
          <w:rtl w:val="0"/>
        </w:rPr>
        <w:t xml:space="preserve">Nghĩa:</w:t>
      </w:r>
      <w:r w:rsidDel="00000000" w:rsidR="00000000" w:rsidRPr="00000000">
        <w:rPr>
          <w:rtl w:val="0"/>
        </w:rPr>
        <w:t xml:space="preserve"> “À không cũng không khó lắm đâu”</w:t>
      </w:r>
    </w:p>
    <w:p w:rsidR="00000000" w:rsidDel="00000000" w:rsidP="00000000" w:rsidRDefault="00000000" w:rsidRPr="00000000" w14:paraId="000003FA">
      <w:pPr>
        <w:spacing w:after="240" w:before="240" w:line="480" w:lineRule="auto"/>
        <w:rPr/>
      </w:pPr>
      <w:r w:rsidDel="00000000" w:rsidR="00000000" w:rsidRPr="00000000">
        <w:rPr>
          <w:rtl w:val="0"/>
        </w:rPr>
        <w:t xml:space="preserve">“Tui nhờ bạn xem có ai bỏ lớp không thì đăng kí thui”</w:t>
      </w:r>
    </w:p>
    <w:p w:rsidR="00000000" w:rsidDel="00000000" w:rsidP="00000000" w:rsidRDefault="00000000" w:rsidRPr="00000000" w14:paraId="000003FB">
      <w:pPr>
        <w:spacing w:after="240" w:before="240" w:line="480" w:lineRule="auto"/>
        <w:rPr/>
      </w:pPr>
      <w:r w:rsidDel="00000000" w:rsidR="00000000" w:rsidRPr="00000000">
        <w:rPr>
          <w:rtl w:val="0"/>
        </w:rPr>
        <w:t xml:space="preserve">“Chứ cũng không có cách nào chắc chắn vô được lớp đâu”</w:t>
      </w:r>
    </w:p>
    <w:p w:rsidR="00000000" w:rsidDel="00000000" w:rsidP="00000000" w:rsidRDefault="00000000" w:rsidRPr="00000000" w14:paraId="000003FC">
      <w:pPr>
        <w:spacing w:after="240" w:before="240" w:line="480" w:lineRule="auto"/>
        <w:rPr/>
      </w:pPr>
      <w:r w:rsidDel="00000000" w:rsidR="00000000" w:rsidRPr="00000000">
        <w:rPr>
          <w:b w:val="1"/>
          <w:bCs w:val="1"/>
          <w:rtl w:val="0"/>
        </w:rPr>
        <w:t xml:space="preserve">Phong Lê</w:t>
      </w:r>
      <w:r w:rsidDel="00000000" w:rsidR="00000000" w:rsidRPr="00000000">
        <w:rPr>
          <w:rtl w:val="0"/>
        </w:rPr>
        <w:t xml:space="preserve">: “Tóm lại là canh slot nhưng mà nâng cao hơn thôi”</w:t>
      </w:r>
    </w:p>
    <w:p w:rsidR="00000000" w:rsidDel="00000000" w:rsidP="00000000" w:rsidRDefault="00000000" w:rsidRPr="00000000" w14:paraId="000003FD">
      <w:pPr>
        <w:spacing w:after="240" w:before="240" w:line="480" w:lineRule="auto"/>
        <w:rPr>
          <w:shd w:fill="ffe599" w:val="clear"/>
        </w:rPr>
      </w:pPr>
      <w:r w:rsidDel="00000000" w:rsidR="00000000" w:rsidRPr="00000000">
        <w:rPr>
          <w:shd w:fill="ffe599" w:val="clear"/>
          <w:rtl w:val="0"/>
        </w:rPr>
        <w:t xml:space="preserve">&lt;Nói rằng ước gì bạn cũng được đi cửa sau giống vậy&gt;</w:t>
      </w:r>
    </w:p>
    <w:p w:rsidR="00000000" w:rsidDel="00000000" w:rsidP="00000000" w:rsidRDefault="00000000" w:rsidRPr="00000000" w14:paraId="000003FE">
      <w:pPr>
        <w:spacing w:after="240" w:before="240" w:line="480" w:lineRule="auto"/>
        <w:rPr>
          <w:shd w:fill="dd7e6b" w:val="clear"/>
        </w:rPr>
      </w:pPr>
      <w:r w:rsidDel="00000000" w:rsidR="00000000" w:rsidRPr="00000000">
        <w:rPr>
          <w:shd w:fill="dd7e6b" w:val="clear"/>
          <w:rtl w:val="0"/>
        </w:rPr>
        <w:t xml:space="preserve">[-2 fp ĐN]</w:t>
      </w:r>
    </w:p>
    <w:p w:rsidR="00000000" w:rsidDel="00000000" w:rsidP="00000000" w:rsidRDefault="00000000" w:rsidRPr="00000000" w14:paraId="000003FF">
      <w:pPr>
        <w:spacing w:after="240" w:before="240" w:line="480" w:lineRule="auto"/>
        <w:rPr/>
      </w:pPr>
      <w:r w:rsidDel="00000000" w:rsidR="00000000" w:rsidRPr="00000000">
        <w:rPr>
          <w:b w:val="1"/>
          <w:bCs w:val="1"/>
          <w:rtl w:val="0"/>
        </w:rPr>
        <w:t xml:space="preserve">Nghĩa</w:t>
      </w:r>
      <w:r w:rsidDel="00000000" w:rsidR="00000000" w:rsidRPr="00000000">
        <w:rPr>
          <w:rtl w:val="0"/>
        </w:rPr>
        <w:t xml:space="preserve">: “Không phải cửa sau đâu”</w:t>
      </w:r>
    </w:p>
    <w:p w:rsidR="00000000" w:rsidDel="00000000" w:rsidP="00000000" w:rsidRDefault="00000000" w:rsidRPr="00000000" w14:paraId="00000400">
      <w:pPr>
        <w:spacing w:after="240" w:before="240" w:line="480" w:lineRule="auto"/>
        <w:rPr/>
      </w:pPr>
      <w:r w:rsidDel="00000000" w:rsidR="00000000" w:rsidRPr="00000000">
        <w:rPr>
          <w:rtl w:val="0"/>
        </w:rPr>
        <w:t xml:space="preserve">“Tụi tui giỡn vậy chứ tui vẫn đường đường chính chính đăng kí lớp á”</w:t>
      </w:r>
    </w:p>
    <w:p w:rsidR="00000000" w:rsidDel="00000000" w:rsidP="00000000" w:rsidRDefault="00000000" w:rsidRPr="00000000" w14:paraId="00000401">
      <w:pPr>
        <w:spacing w:after="240" w:before="240" w:line="480" w:lineRule="auto"/>
        <w:rPr/>
      </w:pPr>
      <w:r w:rsidDel="00000000" w:rsidR="00000000" w:rsidRPr="00000000">
        <w:br w:type="page"/>
      </w:r>
      <w:r w:rsidDel="00000000" w:rsidR="00000000" w:rsidRPr="00000000">
        <w:rPr>
          <w:rtl w:val="0"/>
        </w:rPr>
      </w:r>
    </w:p>
    <w:p w:rsidR="00000000" w:rsidDel="00000000" w:rsidP="00000000" w:rsidRDefault="00000000" w:rsidRPr="00000000" w14:paraId="00000402">
      <w:pPr>
        <w:spacing w:after="240" w:before="240" w:line="480" w:lineRule="auto"/>
        <w:rPr/>
      </w:pPr>
      <w:r w:rsidDel="00000000" w:rsidR="00000000" w:rsidRPr="00000000">
        <w:rPr>
          <w:b w:val="1"/>
          <w:bCs w:val="1"/>
          <w:rtl w:val="0"/>
        </w:rPr>
        <w:t xml:space="preserve">Nghĩa:</w:t>
      </w:r>
      <w:r w:rsidDel="00000000" w:rsidR="00000000" w:rsidRPr="00000000">
        <w:rPr>
          <w:rtl w:val="0"/>
        </w:rPr>
        <w:t xml:space="preserve"> “Tại tui nghe danh tiếng cô Duyên lâu rồi.”</w:t>
      </w:r>
    </w:p>
    <w:p w:rsidR="00000000" w:rsidDel="00000000" w:rsidP="00000000" w:rsidRDefault="00000000" w:rsidRPr="00000000" w14:paraId="00000403">
      <w:pPr>
        <w:spacing w:after="240" w:before="240" w:line="480" w:lineRule="auto"/>
        <w:rPr/>
      </w:pPr>
      <w:r w:rsidDel="00000000" w:rsidR="00000000" w:rsidRPr="00000000">
        <w:rPr>
          <w:rtl w:val="0"/>
        </w:rPr>
        <w:t xml:space="preserve">“Mọi người đều bảo cô dạy hay lắm nên tui muốn học”</w:t>
      </w:r>
    </w:p>
    <w:p w:rsidR="00000000" w:rsidDel="00000000" w:rsidP="00000000" w:rsidRDefault="00000000" w:rsidRPr="00000000" w14:paraId="00000404">
      <w:pPr>
        <w:spacing w:after="240" w:before="240" w:line="480" w:lineRule="auto"/>
        <w:rPr/>
      </w:pPr>
      <w:r w:rsidDel="00000000" w:rsidR="00000000" w:rsidRPr="00000000">
        <w:rPr>
          <w:rtl w:val="0"/>
        </w:rPr>
        <w:t xml:space="preserve">“Với lại cũng có bạn học chung nữa nên vui hơn”</w:t>
      </w:r>
    </w:p>
    <w:p w:rsidR="00000000" w:rsidDel="00000000" w:rsidP="00000000" w:rsidRDefault="00000000" w:rsidRPr="00000000" w14:paraId="00000405">
      <w:pPr>
        <w:spacing w:after="240" w:before="240" w:line="480" w:lineRule="auto"/>
        <w:rPr/>
      </w:pPr>
      <w:r w:rsidDel="00000000" w:rsidR="00000000" w:rsidRPr="00000000">
        <w:rPr>
          <w:rtl w:val="0"/>
        </w:rPr>
        <w:t xml:space="preserve">(Nghĩa nói rồi chỉ Phong Lê với Gia Khiếu)</w:t>
      </w:r>
    </w:p>
    <w:p w:rsidR="00000000" w:rsidDel="00000000" w:rsidP="00000000" w:rsidRDefault="00000000" w:rsidRPr="00000000" w14:paraId="00000406">
      <w:pPr>
        <w:spacing w:after="240" w:before="240" w:line="480" w:lineRule="auto"/>
        <w:rPr/>
      </w:pPr>
      <w:r w:rsidDel="00000000" w:rsidR="00000000" w:rsidRPr="00000000">
        <w:rPr>
          <w:rtl w:val="0"/>
        </w:rPr>
        <w:t xml:space="preserve">(Bạn nói rằng có bạn học chung cũng vui hơn thiệt)</w:t>
      </w:r>
    </w:p>
    <w:p w:rsidR="00000000" w:rsidDel="00000000" w:rsidP="00000000" w:rsidRDefault="00000000" w:rsidRPr="00000000" w14:paraId="00000407">
      <w:pPr>
        <w:spacing w:after="240" w:before="240" w:line="480" w:lineRule="auto"/>
        <w:rPr/>
      </w:pPr>
      <w:r w:rsidDel="00000000" w:rsidR="00000000" w:rsidRPr="00000000">
        <w:rPr>
          <w:b w:val="1"/>
          <w:bCs w:val="1"/>
          <w:rtl w:val="0"/>
        </w:rPr>
        <w:t xml:space="preserve">Nghĩa</w:t>
      </w:r>
      <w:r w:rsidDel="00000000" w:rsidR="00000000" w:rsidRPr="00000000">
        <w:rPr>
          <w:rtl w:val="0"/>
        </w:rPr>
        <w:t xml:space="preserve"> (cười): “Ừa, cảm giác đỡ bỡ ngỡ hơn”</w:t>
      </w:r>
    </w:p>
    <w:p w:rsidR="00000000" w:rsidDel="00000000" w:rsidP="00000000" w:rsidRDefault="00000000" w:rsidRPr="00000000" w14:paraId="00000408">
      <w:pPr>
        <w:spacing w:after="240" w:before="240" w:line="480" w:lineRule="auto"/>
        <w:rPr/>
      </w:pPr>
      <w:r w:rsidDel="00000000" w:rsidR="00000000" w:rsidRPr="00000000">
        <w:rPr>
          <w:b w:val="1"/>
          <w:bCs w:val="1"/>
          <w:rtl w:val="0"/>
        </w:rPr>
        <w:t xml:space="preserve">Phong</w:t>
      </w:r>
      <w:r w:rsidDel="00000000" w:rsidR="00000000" w:rsidRPr="00000000">
        <w:rPr>
          <w:rtl w:val="0"/>
        </w:rPr>
        <w:t xml:space="preserve">: “Mà thôi thà tự canh chay còn hơn mắc nợ người khác”</w:t>
      </w:r>
    </w:p>
    <w:p w:rsidR="00000000" w:rsidDel="00000000" w:rsidP="00000000" w:rsidRDefault="00000000" w:rsidRPr="00000000" w14:paraId="00000409">
      <w:pPr>
        <w:spacing w:after="240" w:before="240" w:line="480" w:lineRule="auto"/>
        <w:rPr/>
      </w:pPr>
      <w:r w:rsidDel="00000000" w:rsidR="00000000" w:rsidRPr="00000000">
        <w:rPr>
          <w:rtl w:val="0"/>
        </w:rPr>
        <w:t xml:space="preserve">“Hình như Nghĩa phải mua chuộc thằng bạn bọn mình bằng bánh mì đó”</w:t>
      </w:r>
    </w:p>
    <w:p w:rsidR="00000000" w:rsidDel="00000000" w:rsidP="00000000" w:rsidRDefault="00000000" w:rsidRPr="00000000" w14:paraId="0000040A">
      <w:pPr>
        <w:spacing w:after="240" w:before="240" w:line="480" w:lineRule="auto"/>
        <w:rPr/>
      </w:pPr>
      <w:r w:rsidDel="00000000" w:rsidR="00000000" w:rsidRPr="00000000">
        <w:rPr>
          <w:b w:val="1"/>
          <w:bCs w:val="1"/>
          <w:rtl w:val="0"/>
        </w:rPr>
        <w:t xml:space="preserve">Nghĩa</w:t>
      </w:r>
      <w:r w:rsidDel="00000000" w:rsidR="00000000" w:rsidRPr="00000000">
        <w:rPr>
          <w:rtl w:val="0"/>
        </w:rPr>
        <w:t xml:space="preserve"> (né tránh ánh nhìn): “Haha có đâu ba”</w:t>
      </w:r>
    </w:p>
    <w:p w:rsidR="00000000" w:rsidDel="00000000" w:rsidP="00000000" w:rsidRDefault="00000000" w:rsidRPr="00000000" w14:paraId="0000040B">
      <w:pPr>
        <w:spacing w:after="240" w:before="240" w:line="480" w:lineRule="auto"/>
        <w:rPr/>
      </w:pPr>
      <w:r w:rsidDel="00000000" w:rsidR="00000000" w:rsidRPr="00000000">
        <w:rPr>
          <w:b w:val="1"/>
          <w:bCs w:val="1"/>
          <w:rtl w:val="0"/>
        </w:rPr>
        <w:t xml:space="preserve">Phong:</w:t>
      </w:r>
      <w:r w:rsidDel="00000000" w:rsidR="00000000" w:rsidRPr="00000000">
        <w:rPr>
          <w:rtl w:val="0"/>
        </w:rPr>
        <w:t xml:space="preserve"> “Lại còn chối, nhìn mặt mày là biết rồi”</w:t>
      </w:r>
    </w:p>
    <w:p w:rsidR="00000000" w:rsidDel="00000000" w:rsidP="00000000" w:rsidRDefault="00000000" w:rsidRPr="00000000" w14:paraId="0000040C">
      <w:pPr>
        <w:spacing w:after="240" w:before="240" w:line="480" w:lineRule="auto"/>
        <w:rPr/>
      </w:pPr>
      <w:r w:rsidDel="00000000" w:rsidR="00000000" w:rsidRPr="00000000">
        <w:rPr>
          <w:b w:val="1"/>
          <w:bCs w:val="1"/>
          <w:rtl w:val="0"/>
        </w:rPr>
        <w:t xml:space="preserve">Nghĩa</w:t>
      </w:r>
      <w:r w:rsidDel="00000000" w:rsidR="00000000" w:rsidRPr="00000000">
        <w:rPr>
          <w:rtl w:val="0"/>
        </w:rPr>
        <w:t xml:space="preserve">: “Không hề luôn”</w:t>
      </w:r>
    </w:p>
    <w:p w:rsidR="00000000" w:rsidDel="00000000" w:rsidP="00000000" w:rsidRDefault="00000000" w:rsidRPr="00000000" w14:paraId="0000040D">
      <w:pPr>
        <w:spacing w:after="240" w:before="240" w:line="480" w:lineRule="auto"/>
        <w:rPr>
          <w:shd w:fill="ffe599" w:val="clear"/>
        </w:rPr>
      </w:pPr>
      <w:r w:rsidDel="00000000" w:rsidR="00000000" w:rsidRPr="00000000">
        <w:rPr>
          <w:shd w:fill="ffe599" w:val="clear"/>
          <w:rtl w:val="0"/>
        </w:rPr>
        <w:t xml:space="preserve">&lt;Nói rằng hai người có vẻ thân thiết&gt;</w:t>
      </w:r>
    </w:p>
    <w:p w:rsidR="00000000" w:rsidDel="00000000" w:rsidP="00000000" w:rsidRDefault="00000000" w:rsidRPr="00000000" w14:paraId="0000040E">
      <w:pPr>
        <w:spacing w:after="240" w:before="240" w:line="480" w:lineRule="auto"/>
        <w:rPr>
          <w:shd w:fill="ffe599" w:val="clear"/>
        </w:rPr>
      </w:pPr>
      <w:r w:rsidDel="00000000" w:rsidR="00000000" w:rsidRPr="00000000">
        <w:rPr>
          <w:shd w:fill="ffe599" w:val="clear"/>
          <w:rtl w:val="0"/>
        </w:rPr>
        <w:t xml:space="preserve">&lt;Nói rằng hai người có vẻ ghét nhau&gt;</w:t>
      </w:r>
      <w:r w:rsidDel="00000000" w:rsidR="00000000" w:rsidRPr="00000000">
        <w:br w:type="page"/>
      </w:r>
      <w:r w:rsidDel="00000000" w:rsidR="00000000" w:rsidRPr="00000000">
        <w:rPr>
          <w:rtl w:val="0"/>
        </w:rPr>
      </w:r>
    </w:p>
    <w:p w:rsidR="00000000" w:rsidDel="00000000" w:rsidP="00000000" w:rsidRDefault="00000000" w:rsidRPr="00000000" w14:paraId="0000040F">
      <w:pPr>
        <w:spacing w:after="240" w:before="240" w:line="480" w:lineRule="auto"/>
        <w:rPr>
          <w:shd w:fill="ffe599" w:val="clear"/>
        </w:rPr>
      </w:pPr>
      <w:r w:rsidDel="00000000" w:rsidR="00000000" w:rsidRPr="00000000">
        <w:rPr>
          <w:shd w:fill="ffe599" w:val="clear"/>
          <w:rtl w:val="0"/>
        </w:rPr>
        <w:t xml:space="preserve">&lt;Nói rằng hai người có vẻ thân thiết&gt;</w:t>
      </w:r>
    </w:p>
    <w:p w:rsidR="00000000" w:rsidDel="00000000" w:rsidP="00000000" w:rsidRDefault="00000000" w:rsidRPr="00000000" w14:paraId="00000410">
      <w:pPr>
        <w:spacing w:after="240" w:before="240" w:line="480" w:lineRule="auto"/>
        <w:rPr/>
      </w:pPr>
      <w:r w:rsidDel="00000000" w:rsidR="00000000" w:rsidRPr="00000000">
        <w:rPr>
          <w:b w:val="1"/>
          <w:bCs w:val="1"/>
          <w:rtl w:val="0"/>
        </w:rPr>
        <w:t xml:space="preserve">Phong và Nghĩa đồng thanh:</w:t>
      </w:r>
      <w:r w:rsidDel="00000000" w:rsidR="00000000" w:rsidRPr="00000000">
        <w:rPr>
          <w:rtl w:val="0"/>
        </w:rPr>
        <w:t xml:space="preserve"> “Thân bại danh liệt thì có”</w:t>
      </w:r>
    </w:p>
    <w:p w:rsidR="00000000" w:rsidDel="00000000" w:rsidP="00000000" w:rsidRDefault="00000000" w:rsidRPr="00000000" w14:paraId="00000411">
      <w:pPr>
        <w:spacing w:after="240" w:before="240" w:line="480" w:lineRule="auto"/>
        <w:rPr>
          <w:shd w:fill="b6d7a8" w:val="clear"/>
        </w:rPr>
      </w:pPr>
      <w:r w:rsidDel="00000000" w:rsidR="00000000" w:rsidRPr="00000000">
        <w:rPr>
          <w:shd w:fill="b6d7a8" w:val="clear"/>
          <w:rtl w:val="0"/>
        </w:rPr>
        <w:t xml:space="preserve">[+1 fp PL]</w:t>
      </w:r>
    </w:p>
    <w:p w:rsidR="00000000" w:rsidDel="00000000" w:rsidP="00000000" w:rsidRDefault="00000000" w:rsidRPr="00000000" w14:paraId="00000412">
      <w:pPr>
        <w:spacing w:after="240" w:before="240" w:line="480" w:lineRule="auto"/>
        <w:rPr>
          <w:shd w:fill="b6d7a8" w:val="clear"/>
        </w:rPr>
      </w:pPr>
      <w:r w:rsidDel="00000000" w:rsidR="00000000" w:rsidRPr="00000000">
        <w:rPr>
          <w:shd w:fill="b6d7a8" w:val="clear"/>
          <w:rtl w:val="0"/>
        </w:rPr>
        <w:t xml:space="preserve">[+1 fp ĐN]</w:t>
      </w:r>
    </w:p>
    <w:p w:rsidR="00000000" w:rsidDel="00000000" w:rsidP="00000000" w:rsidRDefault="00000000" w:rsidRPr="00000000" w14:paraId="00000413">
      <w:pPr>
        <w:spacing w:after="240" w:before="240" w:line="480" w:lineRule="auto"/>
        <w:rPr/>
      </w:pPr>
      <w:r w:rsidDel="00000000" w:rsidR="00000000" w:rsidRPr="00000000">
        <w:rPr>
          <w:b w:val="1"/>
          <w:bCs w:val="1"/>
          <w:rtl w:val="0"/>
        </w:rPr>
        <w:t xml:space="preserve">Phong</w:t>
      </w:r>
      <w:r w:rsidDel="00000000" w:rsidR="00000000" w:rsidRPr="00000000">
        <w:rPr>
          <w:rtl w:val="0"/>
        </w:rPr>
        <w:t xml:space="preserve">: “Mình không thể đợi đến lúc hết giờ để không phải ngồi cạnh nó nữa”</w:t>
      </w:r>
    </w:p>
    <w:p w:rsidR="00000000" w:rsidDel="00000000" w:rsidP="00000000" w:rsidRDefault="00000000" w:rsidRPr="00000000" w14:paraId="00000414">
      <w:pPr>
        <w:spacing w:after="240" w:before="240" w:line="480" w:lineRule="auto"/>
        <w:rPr/>
      </w:pPr>
      <w:r w:rsidDel="00000000" w:rsidR="00000000" w:rsidRPr="00000000">
        <w:rPr>
          <w:b w:val="1"/>
          <w:bCs w:val="1"/>
          <w:rtl w:val="0"/>
        </w:rPr>
        <w:t xml:space="preserve">Nghĩa</w:t>
      </w:r>
      <w:r w:rsidDel="00000000" w:rsidR="00000000" w:rsidRPr="00000000">
        <w:rPr>
          <w:rtl w:val="0"/>
        </w:rPr>
        <w:t xml:space="preserve">: “Làm như tao thèm ngồi với mày chắc”</w:t>
      </w:r>
    </w:p>
    <w:p w:rsidR="00000000" w:rsidDel="00000000" w:rsidP="00000000" w:rsidRDefault="00000000" w:rsidRPr="00000000" w14:paraId="00000415">
      <w:pPr>
        <w:spacing w:after="240" w:before="240" w:line="480" w:lineRule="auto"/>
        <w:rPr>
          <w:shd w:fill="ffe599" w:val="clear"/>
        </w:rPr>
      </w:pPr>
      <w:r w:rsidDel="00000000" w:rsidR="00000000" w:rsidRPr="00000000">
        <w:rPr>
          <w:shd w:fill="ffe599" w:val="clear"/>
          <w:rtl w:val="0"/>
        </w:rPr>
        <w:t xml:space="preserve">&lt;Nói rằng hai người có vẻ ghét nhau&gt;</w:t>
      </w:r>
    </w:p>
    <w:p w:rsidR="00000000" w:rsidDel="00000000" w:rsidP="00000000" w:rsidRDefault="00000000" w:rsidRPr="00000000" w14:paraId="00000416">
      <w:pPr>
        <w:spacing w:after="240" w:before="240" w:line="480" w:lineRule="auto"/>
        <w:rPr/>
      </w:pPr>
      <w:r w:rsidDel="00000000" w:rsidR="00000000" w:rsidRPr="00000000">
        <w:rPr>
          <w:b w:val="1"/>
          <w:bCs w:val="1"/>
          <w:rtl w:val="0"/>
        </w:rPr>
        <w:t xml:space="preserve">Phong</w:t>
      </w:r>
      <w:r w:rsidDel="00000000" w:rsidR="00000000" w:rsidRPr="00000000">
        <w:rPr>
          <w:rtl w:val="0"/>
        </w:rPr>
        <w:t xml:space="preserve">: “Đúng rồi đấy, ngày nào nó còn ở đây ngày đấy mình không yên thân nổi”</w:t>
      </w:r>
    </w:p>
    <w:p w:rsidR="00000000" w:rsidDel="00000000" w:rsidP="00000000" w:rsidRDefault="00000000" w:rsidRPr="00000000" w14:paraId="00000417">
      <w:pPr>
        <w:spacing w:after="240" w:before="240" w:line="480" w:lineRule="auto"/>
        <w:rPr/>
      </w:pPr>
      <w:r w:rsidDel="00000000" w:rsidR="00000000" w:rsidRPr="00000000">
        <w:rPr>
          <w:b w:val="1"/>
          <w:bCs w:val="1"/>
          <w:rtl w:val="0"/>
        </w:rPr>
        <w:t xml:space="preserve">Nghĩa</w:t>
      </w:r>
      <w:r w:rsidDel="00000000" w:rsidR="00000000" w:rsidRPr="00000000">
        <w:rPr>
          <w:rtl w:val="0"/>
        </w:rPr>
        <w:t xml:space="preserve">: “Câu đấy tao nói mới đúng”</w:t>
      </w:r>
      <w:r w:rsidDel="00000000" w:rsidR="00000000" w:rsidRPr="00000000">
        <w:br w:type="page"/>
      </w:r>
      <w:r w:rsidDel="00000000" w:rsidR="00000000" w:rsidRPr="00000000">
        <w:rPr>
          <w:rtl w:val="0"/>
        </w:rPr>
      </w:r>
    </w:p>
    <w:p w:rsidR="00000000" w:rsidDel="00000000" w:rsidP="00000000" w:rsidRDefault="00000000" w:rsidRPr="00000000" w14:paraId="00000418">
      <w:pPr>
        <w:spacing w:after="240" w:before="240" w:line="480" w:lineRule="auto"/>
        <w:rPr/>
      </w:pPr>
      <w:r w:rsidDel="00000000" w:rsidR="00000000" w:rsidRPr="00000000">
        <w:rPr>
          <w:rtl w:val="0"/>
        </w:rPr>
        <w:t xml:space="preserve">(Hai người lại tiếp tục chí chóe cãi nhau, bạn thấy hai người như hai anh em đang đánh nhau vậy. Sau đó khi cô Duyên quay xuống thì hai đưa lại chuyển sang im bặt làm bài, thay đổi nhanh đến mức bạn chớp mắt là không kịp để ý luôn.)</w:t>
      </w:r>
    </w:p>
    <w:p w:rsidR="00000000" w:rsidDel="00000000" w:rsidP="00000000" w:rsidRDefault="00000000" w:rsidRPr="00000000" w14:paraId="00000419">
      <w:pPr>
        <w:spacing w:after="240" w:before="240" w:line="480" w:lineRule="auto"/>
        <w:rPr>
          <w:highlight w:val="white"/>
        </w:rPr>
      </w:pPr>
      <w:r w:rsidDel="00000000" w:rsidR="00000000" w:rsidRPr="00000000">
        <w:rPr>
          <w:b w:val="1"/>
          <w:bCs w:val="1"/>
          <w:highlight w:val="white"/>
          <w:rtl w:val="0"/>
        </w:rPr>
        <w:t xml:space="preserve">Gia Khiếu</w:t>
      </w:r>
      <w:r w:rsidDel="00000000" w:rsidR="00000000" w:rsidRPr="00000000">
        <w:rPr>
          <w:highlight w:val="white"/>
          <w:rtl w:val="0"/>
        </w:rPr>
        <w:t xml:space="preserve">: Khọtttttttttttttttttttttttttttttttttt (chữ t đi ra khỏi textbox)</w:t>
      </w:r>
    </w:p>
    <w:p w:rsidR="00000000" w:rsidDel="00000000" w:rsidP="00000000" w:rsidRDefault="00000000" w:rsidRPr="00000000" w14:paraId="0000041A">
      <w:pPr>
        <w:spacing w:after="240" w:before="240" w:line="480" w:lineRule="auto"/>
        <w:rPr/>
      </w:pPr>
      <w:r w:rsidDel="00000000" w:rsidR="00000000" w:rsidRPr="00000000">
        <w:rPr>
          <w:rtl w:val="0"/>
        </w:rPr>
        <w:t xml:space="preserve">(Gia Khiếu bất ngờ phát ra tiếng ngáy "khọt" rõ to. Bạn và hai người kia cùng quay sang.)</w:t>
      </w:r>
    </w:p>
    <w:p w:rsidR="00000000" w:rsidDel="00000000" w:rsidP="00000000" w:rsidRDefault="00000000" w:rsidRPr="00000000" w14:paraId="0000041B">
      <w:pPr>
        <w:spacing w:after="240" w:before="240" w:line="480" w:lineRule="auto"/>
        <w:rPr/>
      </w:pPr>
      <w:r w:rsidDel="00000000" w:rsidR="00000000" w:rsidRPr="00000000">
        <w:rPr>
          <w:rtl w:val="0"/>
        </w:rPr>
        <w:t xml:space="preserve">(Bạn giật mình thấy quyển tập của mình hơi ướt ướt)</w:t>
      </w:r>
    </w:p>
    <w:p w:rsidR="00000000" w:rsidDel="00000000" w:rsidP="00000000" w:rsidRDefault="00000000" w:rsidRPr="00000000" w14:paraId="0000041C">
      <w:pPr>
        <w:spacing w:after="240" w:before="240" w:line="480" w:lineRule="auto"/>
        <w:rPr/>
      </w:pPr>
      <w:r w:rsidDel="00000000" w:rsidR="00000000" w:rsidRPr="00000000">
        <w:rPr>
          <w:b w:val="1"/>
          <w:bCs w:val="1"/>
          <w:rtl w:val="0"/>
        </w:rPr>
        <w:t xml:space="preserve">Phong Lê</w:t>
      </w:r>
      <w:r w:rsidDel="00000000" w:rsidR="00000000" w:rsidRPr="00000000">
        <w:rPr>
          <w:rtl w:val="0"/>
        </w:rPr>
        <w:t xml:space="preserve"> (nhăn mặt); "Trời ơi, nó ngủ chảy ke lên tập tao bạn mới kìa."</w:t>
      </w:r>
    </w:p>
    <w:p w:rsidR="00000000" w:rsidDel="00000000" w:rsidP="00000000" w:rsidRDefault="00000000" w:rsidRPr="00000000" w14:paraId="0000041D">
      <w:pPr>
        <w:spacing w:after="240" w:before="240" w:line="480" w:lineRule="auto"/>
        <w:rPr/>
      </w:pPr>
      <w:r w:rsidDel="00000000" w:rsidR="00000000" w:rsidRPr="00000000">
        <w:rPr>
          <w:rtl w:val="0"/>
        </w:rPr>
        <w:t xml:space="preserve">“Ê dậy coi mày gây chuyện rồi kìa”</w:t>
      </w:r>
    </w:p>
    <w:p w:rsidR="00000000" w:rsidDel="00000000" w:rsidP="00000000" w:rsidRDefault="00000000" w:rsidRPr="00000000" w14:paraId="0000041E">
      <w:pPr>
        <w:spacing w:after="240" w:before="240" w:line="480" w:lineRule="auto"/>
        <w:rPr/>
      </w:pPr>
      <w:r w:rsidDel="00000000" w:rsidR="00000000" w:rsidRPr="00000000">
        <w:rPr>
          <w:rtl w:val="0"/>
        </w:rPr>
        <w:t xml:space="preserve">“Thay mặt nó xin lỗi MC nhiều nha, để tí mình bắt nó đền tập mới cho MC”</w:t>
      </w:r>
    </w:p>
    <w:p w:rsidR="00000000" w:rsidDel="00000000" w:rsidP="00000000" w:rsidRDefault="00000000" w:rsidRPr="00000000" w14:paraId="0000041F">
      <w:pPr>
        <w:spacing w:after="240" w:before="240" w:line="480" w:lineRule="auto"/>
        <w:rPr/>
      </w:pPr>
      <w:r w:rsidDel="00000000" w:rsidR="00000000" w:rsidRPr="00000000">
        <w:rPr>
          <w:b w:val="1"/>
          <w:bCs w:val="1"/>
          <w:rtl w:val="0"/>
        </w:rPr>
        <w:t xml:space="preserve">Nghĩa</w:t>
      </w:r>
      <w:r w:rsidDel="00000000" w:rsidR="00000000" w:rsidRPr="00000000">
        <w:rPr>
          <w:rtl w:val="0"/>
        </w:rPr>
        <w:t xml:space="preserve"> (thở ra): "Đó là Gia Khiếu, học Phổ Thông Năng Khiếu ngay gần lớp này á.” </w:t>
      </w:r>
    </w:p>
    <w:p w:rsidR="00000000" w:rsidDel="00000000" w:rsidP="00000000" w:rsidRDefault="00000000" w:rsidRPr="00000000" w14:paraId="00000420">
      <w:pPr>
        <w:spacing w:after="240" w:before="240" w:line="480" w:lineRule="auto"/>
        <w:rPr/>
      </w:pPr>
      <w:r w:rsidDel="00000000" w:rsidR="00000000" w:rsidRPr="00000000">
        <w:rPr>
          <w:rtl w:val="0"/>
        </w:rPr>
        <w:t xml:space="preserve">(Bạn bất ngờ khi thấy cậu ta ngủ gật trong lớp)</w:t>
      </w:r>
    </w:p>
    <w:p w:rsidR="00000000" w:rsidDel="00000000" w:rsidP="00000000" w:rsidRDefault="00000000" w:rsidRPr="00000000" w14:paraId="00000421">
      <w:pPr>
        <w:spacing w:after="240" w:before="240" w:line="480" w:lineRule="auto"/>
        <w:rPr/>
      </w:pPr>
      <w:r w:rsidDel="00000000" w:rsidR="00000000" w:rsidRPr="00000000">
        <w:rPr>
          <w:b w:val="1"/>
          <w:bCs w:val="1"/>
          <w:rtl w:val="0"/>
        </w:rPr>
        <w:t xml:space="preserve">Nghĩa</w:t>
      </w:r>
      <w:r w:rsidDel="00000000" w:rsidR="00000000" w:rsidRPr="00000000">
        <w:rPr>
          <w:rtl w:val="0"/>
        </w:rPr>
        <w:t xml:space="preserve">: “Chắc dạo này mệt quá, thấy ngủ nhiều hơn bình thường”</w:t>
      </w:r>
    </w:p>
    <w:p w:rsidR="00000000" w:rsidDel="00000000" w:rsidP="00000000" w:rsidRDefault="00000000" w:rsidRPr="00000000" w14:paraId="00000422">
      <w:pPr>
        <w:spacing w:after="240" w:before="240" w:line="480" w:lineRule="auto"/>
        <w:rPr/>
      </w:pPr>
      <w:r w:rsidDel="00000000" w:rsidR="00000000" w:rsidRPr="00000000">
        <w:rPr>
          <w:rtl w:val="0"/>
        </w:rPr>
        <w:t xml:space="preserve">“Có gì cậu bỏ qua nhé, nó không cố ý đâu”</w:t>
      </w:r>
    </w:p>
    <w:p w:rsidR="00000000" w:rsidDel="00000000" w:rsidP="00000000" w:rsidRDefault="00000000" w:rsidRPr="00000000" w14:paraId="00000423">
      <w:pPr>
        <w:spacing w:after="240" w:before="240" w:line="480" w:lineRule="auto"/>
        <w:rPr/>
      </w:pPr>
      <w:r w:rsidDel="00000000" w:rsidR="00000000" w:rsidRPr="00000000">
        <w:rPr>
          <w:rtl w:val="0"/>
        </w:rPr>
        <w:t xml:space="preserve">(Nhìn thấy bạn có vẻ nhìn Gia Khiếu với ánh mắt hơi nghi ngờ, Nghĩa bèn nói tiếp)</w:t>
      </w:r>
    </w:p>
    <w:p w:rsidR="00000000" w:rsidDel="00000000" w:rsidP="00000000" w:rsidRDefault="00000000" w:rsidRPr="00000000" w14:paraId="00000424">
      <w:pPr>
        <w:spacing w:after="240" w:before="240" w:line="480" w:lineRule="auto"/>
        <w:rPr/>
      </w:pPr>
      <w:r w:rsidDel="00000000" w:rsidR="00000000" w:rsidRPr="00000000">
        <w:rPr>
          <w:b w:val="1"/>
          <w:bCs w:val="1"/>
          <w:rtl w:val="0"/>
        </w:rPr>
        <w:t xml:space="preserve">Nghĩa</w:t>
      </w:r>
      <w:r w:rsidDel="00000000" w:rsidR="00000000" w:rsidRPr="00000000">
        <w:rPr>
          <w:rtl w:val="0"/>
        </w:rPr>
        <w:t xml:space="preserve">: “Nhìn vậy chứ giỏi lắm đó nha”</w:t>
      </w:r>
    </w:p>
    <w:p w:rsidR="00000000" w:rsidDel="00000000" w:rsidP="00000000" w:rsidRDefault="00000000" w:rsidRPr="00000000" w14:paraId="00000425">
      <w:pPr>
        <w:spacing w:after="240" w:before="240" w:line="480" w:lineRule="auto"/>
        <w:rPr/>
      </w:pPr>
      <w:r w:rsidDel="00000000" w:rsidR="00000000" w:rsidRPr="00000000">
        <w:rPr>
          <w:rtl w:val="0"/>
        </w:rPr>
        <w:t xml:space="preserve">“Chắc nó thua cái máy tính Casio mỗi cái tem chống hàng giả thôi.”</w:t>
      </w:r>
    </w:p>
    <w:p w:rsidR="00000000" w:rsidDel="00000000" w:rsidP="00000000" w:rsidRDefault="00000000" w:rsidRPr="00000000" w14:paraId="00000426">
      <w:pPr>
        <w:spacing w:after="240" w:before="240" w:line="480" w:lineRule="auto"/>
        <w:rPr/>
      </w:pPr>
      <w:r w:rsidDel="00000000" w:rsidR="00000000" w:rsidRPr="00000000">
        <w:rPr>
          <w:rtl w:val="0"/>
        </w:rPr>
        <w:t xml:space="preserve">“À thua pin nữa, thằng này giải toán 5p là phải sạc pin 3 tiếng lận.”</w:t>
      </w:r>
    </w:p>
    <w:p w:rsidR="00000000" w:rsidDel="00000000" w:rsidP="00000000" w:rsidRDefault="00000000" w:rsidRPr="00000000" w14:paraId="00000427">
      <w:pPr>
        <w:spacing w:after="240" w:before="240" w:line="480" w:lineRule="auto"/>
        <w:rPr/>
      </w:pPr>
      <w:r w:rsidDel="00000000" w:rsidR="00000000" w:rsidRPr="00000000">
        <w:rPr>
          <w:rtl w:val="0"/>
        </w:rPr>
        <w:t xml:space="preserve">(Phong vẫn đang cố đánh thức Gia Khiếu dậy)</w:t>
      </w:r>
    </w:p>
    <w:p w:rsidR="00000000" w:rsidDel="00000000" w:rsidP="00000000" w:rsidRDefault="00000000" w:rsidRPr="00000000" w14:paraId="00000428">
      <w:pPr>
        <w:spacing w:after="240" w:before="240" w:line="480" w:lineRule="auto"/>
        <w:rPr/>
      </w:pPr>
      <w:r w:rsidDel="00000000" w:rsidR="00000000" w:rsidRPr="00000000">
        <w:rPr>
          <w:b w:val="1"/>
          <w:bCs w:val="1"/>
          <w:rtl w:val="0"/>
        </w:rPr>
        <w:t xml:space="preserve">Phong</w:t>
      </w:r>
      <w:r w:rsidDel="00000000" w:rsidR="00000000" w:rsidRPr="00000000">
        <w:rPr>
          <w:rtl w:val="0"/>
        </w:rPr>
        <w:t xml:space="preserve"> (khều mạnh Khiếu): Ê Khiếu, dậy coi!</w:t>
      </w:r>
    </w:p>
    <w:p w:rsidR="00000000" w:rsidDel="00000000" w:rsidP="00000000" w:rsidRDefault="00000000" w:rsidRPr="00000000" w14:paraId="00000429">
      <w:pPr>
        <w:spacing w:after="240" w:before="240" w:line="480" w:lineRule="auto"/>
        <w:rPr/>
      </w:pPr>
      <w:r w:rsidDel="00000000" w:rsidR="00000000" w:rsidRPr="00000000">
        <w:rPr>
          <w:b w:val="1"/>
          <w:bCs w:val="1"/>
          <w:rtl w:val="0"/>
        </w:rPr>
        <w:t xml:space="preserve">Gia Khiếu</w:t>
      </w:r>
      <w:r w:rsidDel="00000000" w:rsidR="00000000" w:rsidRPr="00000000">
        <w:rPr>
          <w:rtl w:val="0"/>
        </w:rPr>
        <w:t xml:space="preserve"> (mắt lim dim, lí nhí): “Hả..."</w:t>
      </w:r>
    </w:p>
    <w:p w:rsidR="00000000" w:rsidDel="00000000" w:rsidP="00000000" w:rsidRDefault="00000000" w:rsidRPr="00000000" w14:paraId="0000042A">
      <w:pPr>
        <w:spacing w:after="240" w:before="240" w:line="480" w:lineRule="auto"/>
        <w:rPr/>
      </w:pPr>
      <w:r w:rsidDel="00000000" w:rsidR="00000000" w:rsidRPr="00000000">
        <w:rPr>
          <w:b w:val="1"/>
          <w:bCs w:val="1"/>
          <w:rtl w:val="0"/>
        </w:rPr>
        <w:t xml:space="preserve">Phong: </w:t>
      </w:r>
      <w:r w:rsidDel="00000000" w:rsidR="00000000" w:rsidRPr="00000000">
        <w:rPr>
          <w:rtl w:val="0"/>
        </w:rPr>
        <w:t xml:space="preserve">“Chảy dãi lên tập người ta rồi.”</w:t>
      </w:r>
    </w:p>
    <w:p w:rsidR="00000000" w:rsidDel="00000000" w:rsidP="00000000" w:rsidRDefault="00000000" w:rsidRPr="00000000" w14:paraId="0000042B">
      <w:pPr>
        <w:spacing w:after="240" w:before="240" w:line="480" w:lineRule="auto"/>
        <w:rPr/>
      </w:pPr>
      <w:r w:rsidDel="00000000" w:rsidR="00000000" w:rsidRPr="00000000">
        <w:rPr>
          <w:rtl w:val="0"/>
        </w:rPr>
        <w:t xml:space="preserve">“Dậy mà xin lỗi đi!”</w:t>
      </w:r>
    </w:p>
    <w:p w:rsidR="00000000" w:rsidDel="00000000" w:rsidP="00000000" w:rsidRDefault="00000000" w:rsidRPr="00000000" w14:paraId="0000042C">
      <w:pPr>
        <w:spacing w:after="240" w:before="240" w:line="480" w:lineRule="auto"/>
        <w:rPr>
          <w:b w:val="1"/>
          <w:bCs w:val="1"/>
          <w:shd w:fill="ffd966" w:val="clear"/>
        </w:rPr>
      </w:pPr>
      <w:r w:rsidDel="00000000" w:rsidR="00000000" w:rsidRPr="00000000">
        <w:rPr>
          <w:b w:val="1"/>
          <w:bCs w:val="1"/>
          <w:shd w:fill="ffd966" w:val="clear"/>
          <w:rtl w:val="0"/>
        </w:rPr>
        <w:t xml:space="preserve">&lt;Nói không sao và lấy khăn giấy ra đưa cho Gia Khiếu&gt;</w:t>
      </w:r>
    </w:p>
    <w:p w:rsidR="00000000" w:rsidDel="00000000" w:rsidP="00000000" w:rsidRDefault="00000000" w:rsidRPr="00000000" w14:paraId="0000042D">
      <w:pPr>
        <w:spacing w:after="240" w:before="240" w:line="480" w:lineRule="auto"/>
        <w:rPr>
          <w:b w:val="1"/>
          <w:bCs w:val="1"/>
          <w:shd w:fill="ffd966" w:val="clear"/>
        </w:rPr>
      </w:pPr>
      <w:r w:rsidDel="00000000" w:rsidR="00000000" w:rsidRPr="00000000">
        <w:rPr>
          <w:b w:val="1"/>
          <w:bCs w:val="1"/>
          <w:shd w:fill="ffd966" w:val="clear"/>
          <w:rtl w:val="0"/>
        </w:rPr>
        <w:t xml:space="preserve">&lt;Hỏi Gia Khiếu tại sau cậu ta đóng tiền đi học để ngủ&gt;</w:t>
      </w:r>
      <w:r w:rsidDel="00000000" w:rsidR="00000000" w:rsidRPr="00000000">
        <w:br w:type="page"/>
      </w:r>
      <w:r w:rsidDel="00000000" w:rsidR="00000000" w:rsidRPr="00000000">
        <w:rPr>
          <w:rtl w:val="0"/>
        </w:rPr>
      </w:r>
    </w:p>
    <w:p w:rsidR="00000000" w:rsidDel="00000000" w:rsidP="00000000" w:rsidRDefault="00000000" w:rsidRPr="00000000" w14:paraId="0000042E">
      <w:pPr>
        <w:spacing w:after="240" w:before="240" w:line="480" w:lineRule="auto"/>
        <w:rPr>
          <w:b w:val="1"/>
          <w:bCs w:val="1"/>
          <w:shd w:fill="ffd966" w:val="clear"/>
        </w:rPr>
      </w:pPr>
      <w:r w:rsidDel="00000000" w:rsidR="00000000" w:rsidRPr="00000000">
        <w:rPr>
          <w:b w:val="1"/>
          <w:bCs w:val="1"/>
          <w:shd w:fill="ffd966" w:val="clear"/>
          <w:rtl w:val="0"/>
        </w:rPr>
        <w:t xml:space="preserve">&lt;Nói không sao và lấy khăn giấy ra đưa cho Gia Khiếu&gt;</w:t>
      </w:r>
    </w:p>
    <w:p w:rsidR="00000000" w:rsidDel="00000000" w:rsidP="00000000" w:rsidRDefault="00000000" w:rsidRPr="00000000" w14:paraId="0000042F">
      <w:pPr>
        <w:spacing w:after="240" w:before="240" w:line="480" w:lineRule="auto"/>
        <w:rPr/>
      </w:pPr>
      <w:r w:rsidDel="00000000" w:rsidR="00000000" w:rsidRPr="00000000">
        <w:rPr>
          <w:rtl w:val="0"/>
        </w:rPr>
        <w:t xml:space="preserve">(Bạn đặt vài tờ khăn giấy trước mặt Gia Khiếu, sau đó bạn lấy giấy để lên chỗ bẩn trên tập. Hơi gớm thật, nhưng may đây là tập cũ.)</w:t>
      </w:r>
    </w:p>
    <w:p w:rsidR="00000000" w:rsidDel="00000000" w:rsidP="00000000" w:rsidRDefault="00000000" w:rsidRPr="00000000" w14:paraId="00000430">
      <w:pPr>
        <w:spacing w:after="240" w:before="240" w:line="480" w:lineRule="auto"/>
        <w:rPr/>
      </w:pPr>
      <w:r w:rsidDel="00000000" w:rsidR="00000000" w:rsidRPr="00000000">
        <w:rPr>
          <w:b w:val="1"/>
          <w:bCs w:val="1"/>
          <w:rtl w:val="0"/>
        </w:rPr>
        <w:t xml:space="preserve">Phong Lê: “</w:t>
      </w:r>
      <w:r w:rsidDel="00000000" w:rsidR="00000000" w:rsidRPr="00000000">
        <w:rPr>
          <w:rtl w:val="0"/>
        </w:rPr>
        <w:t xml:space="preserve">Xin lỗi MC nhiều nha, để mình nói nó không lần sau bị vậy tiếp nữa”</w:t>
      </w:r>
    </w:p>
    <w:p w:rsidR="00000000" w:rsidDel="00000000" w:rsidP="00000000" w:rsidRDefault="00000000" w:rsidRPr="00000000" w14:paraId="00000431">
      <w:pPr>
        <w:spacing w:after="240" w:before="240" w:line="480" w:lineRule="auto"/>
        <w:rPr/>
      </w:pPr>
      <w:r w:rsidDel="00000000" w:rsidR="00000000" w:rsidRPr="00000000">
        <w:rPr>
          <w:rtl w:val="0"/>
        </w:rPr>
        <w:t xml:space="preserve">(Gia Khiếu cũng lờ mờ mở mắt nhìn bạn, tay cầm giấy ăn nhưng không dùng để lau mà chỉ để đấy)</w:t>
      </w:r>
    </w:p>
    <w:p w:rsidR="00000000" w:rsidDel="00000000" w:rsidP="00000000" w:rsidRDefault="00000000" w:rsidRPr="00000000" w14:paraId="00000432">
      <w:pPr>
        <w:spacing w:after="240" w:before="240" w:line="480" w:lineRule="auto"/>
        <w:rPr/>
      </w:pPr>
      <w:r w:rsidDel="00000000" w:rsidR="00000000" w:rsidRPr="00000000">
        <w:rPr>
          <w:rtl w:val="0"/>
        </w:rPr>
        <w:t xml:space="preserve">(Khi thấy đã lỡ làm ướt tập bạn, cậu ấy có vẻ tỉnh hơn một chút)</w:t>
      </w:r>
    </w:p>
    <w:p w:rsidR="00000000" w:rsidDel="00000000" w:rsidP="00000000" w:rsidRDefault="00000000" w:rsidRPr="00000000" w14:paraId="00000433">
      <w:pPr>
        <w:spacing w:after="240" w:before="240" w:line="480" w:lineRule="auto"/>
        <w:rPr/>
      </w:pPr>
      <w:r w:rsidDel="00000000" w:rsidR="00000000" w:rsidRPr="00000000">
        <w:rPr>
          <w:b w:val="1"/>
          <w:bCs w:val="1"/>
          <w:rtl w:val="0"/>
        </w:rPr>
        <w:t xml:space="preserve">Gia Khiếu: </w:t>
      </w:r>
      <w:r w:rsidDel="00000000" w:rsidR="00000000" w:rsidRPr="00000000">
        <w:rPr>
          <w:rtl w:val="0"/>
        </w:rPr>
        <w:t xml:space="preserve">“Xin lỗi… bữa sau mang tập mới bù”</w:t>
      </w:r>
    </w:p>
    <w:p w:rsidR="00000000" w:rsidDel="00000000" w:rsidP="00000000" w:rsidRDefault="00000000" w:rsidRPr="00000000" w14:paraId="00000434">
      <w:pPr>
        <w:spacing w:after="240" w:before="240" w:line="480" w:lineRule="auto"/>
        <w:rPr/>
      </w:pPr>
      <w:r w:rsidDel="00000000" w:rsidR="00000000" w:rsidRPr="00000000">
        <w:rPr>
          <w:rtl w:val="0"/>
        </w:rPr>
        <w:t xml:space="preserve">“...Bình thường không ai ngồi đây”</w:t>
      </w:r>
    </w:p>
    <w:p w:rsidR="00000000" w:rsidDel="00000000" w:rsidP="00000000" w:rsidRDefault="00000000" w:rsidRPr="00000000" w14:paraId="00000435">
      <w:pPr>
        <w:spacing w:after="240" w:before="240" w:line="480" w:lineRule="auto"/>
        <w:rPr/>
      </w:pPr>
      <w:r w:rsidDel="00000000" w:rsidR="00000000" w:rsidRPr="00000000">
        <w:rPr>
          <w:rtl w:val="0"/>
        </w:rPr>
        <w:t xml:space="preserve">“...Để …quay qua bên kia ngủ”</w:t>
      </w:r>
    </w:p>
    <w:p w:rsidR="00000000" w:rsidDel="00000000" w:rsidP="00000000" w:rsidRDefault="00000000" w:rsidRPr="00000000" w14:paraId="00000436">
      <w:pPr>
        <w:spacing w:after="240" w:before="240" w:line="480" w:lineRule="auto"/>
        <w:rPr/>
      </w:pPr>
      <w:r w:rsidDel="00000000" w:rsidR="00000000" w:rsidRPr="00000000">
        <w:rPr>
          <w:shd w:fill="b6d7a8" w:val="clear"/>
          <w:rtl w:val="0"/>
        </w:rPr>
        <w:t xml:space="preserve">[+2 fp GK]</w:t>
      </w:r>
      <w:r w:rsidDel="00000000" w:rsidR="00000000" w:rsidRPr="00000000">
        <w:rPr>
          <w:rtl w:val="0"/>
        </w:rPr>
      </w:r>
    </w:p>
    <w:p w:rsidR="00000000" w:rsidDel="00000000" w:rsidP="00000000" w:rsidRDefault="00000000" w:rsidRPr="00000000" w14:paraId="00000437">
      <w:pPr>
        <w:spacing w:after="240" w:before="240" w:line="480" w:lineRule="auto"/>
        <w:rPr/>
      </w:pPr>
      <w:r w:rsidDel="00000000" w:rsidR="00000000" w:rsidRPr="00000000">
        <w:rPr>
          <w:rtl w:val="0"/>
        </w:rPr>
        <w:t xml:space="preserve">(Gia Khiếu lại tiếp tục gục xuống bàn ngủ, lần này là chảy nước dãi lên tập của chính mình)</w:t>
      </w:r>
    </w:p>
    <w:p w:rsidR="00000000" w:rsidDel="00000000" w:rsidP="00000000" w:rsidRDefault="00000000" w:rsidRPr="00000000" w14:paraId="00000438">
      <w:pPr>
        <w:spacing w:after="240" w:before="240" w:line="480" w:lineRule="auto"/>
        <w:rPr/>
      </w:pPr>
      <w:r w:rsidDel="00000000" w:rsidR="00000000" w:rsidRPr="00000000">
        <w:rPr>
          <w:b w:val="1"/>
          <w:bCs w:val="1"/>
          <w:rtl w:val="0"/>
        </w:rPr>
        <w:t xml:space="preserve">Phong: “</w:t>
      </w:r>
      <w:r w:rsidDel="00000000" w:rsidR="00000000" w:rsidRPr="00000000">
        <w:rPr>
          <w:rtl w:val="0"/>
        </w:rPr>
        <w:t xml:space="preserve">Ngủ tiếp hả ba, mày làm xong bài chưa”</w:t>
      </w:r>
    </w:p>
    <w:p w:rsidR="00000000" w:rsidDel="00000000" w:rsidP="00000000" w:rsidRDefault="00000000" w:rsidRPr="00000000" w14:paraId="00000439">
      <w:pPr>
        <w:spacing w:after="240" w:before="240" w:line="480" w:lineRule="auto"/>
        <w:rPr/>
      </w:pPr>
      <w:r w:rsidDel="00000000" w:rsidR="00000000" w:rsidRPr="00000000">
        <w:rPr>
          <w:b w:val="1"/>
          <w:bCs w:val="1"/>
          <w:rtl w:val="0"/>
        </w:rPr>
        <w:t xml:space="preserve">Gia Khiếu: (vẫn nằm trên bàn) “</w:t>
      </w:r>
      <w:r w:rsidDel="00000000" w:rsidR="00000000" w:rsidRPr="00000000">
        <w:rPr>
          <w:rtl w:val="0"/>
        </w:rPr>
        <w:t xml:space="preserve">...rồi”</w:t>
      </w:r>
    </w:p>
    <w:p w:rsidR="00000000" w:rsidDel="00000000" w:rsidP="00000000" w:rsidRDefault="00000000" w:rsidRPr="00000000" w14:paraId="0000043A">
      <w:pPr>
        <w:spacing w:after="240" w:before="240" w:line="480" w:lineRule="auto"/>
        <w:rPr/>
      </w:pPr>
      <w:r w:rsidDel="00000000" w:rsidR="00000000" w:rsidRPr="00000000">
        <w:rPr>
          <w:b w:val="1"/>
          <w:bCs w:val="1"/>
          <w:rtl w:val="0"/>
        </w:rPr>
        <w:t xml:space="preserve">Phong Lê: “</w:t>
      </w:r>
      <w:r w:rsidDel="00000000" w:rsidR="00000000" w:rsidRPr="00000000">
        <w:rPr>
          <w:rtl w:val="0"/>
        </w:rPr>
        <w:t xml:space="preserve">Thế đáp án câu 10 là gì”</w:t>
      </w:r>
    </w:p>
    <w:p w:rsidR="00000000" w:rsidDel="00000000" w:rsidP="00000000" w:rsidRDefault="00000000" w:rsidRPr="00000000" w14:paraId="0000043B">
      <w:pPr>
        <w:spacing w:after="240" w:before="240" w:line="480" w:lineRule="auto"/>
        <w:rPr/>
      </w:pPr>
      <w:r w:rsidDel="00000000" w:rsidR="00000000" w:rsidRPr="00000000">
        <w:rPr>
          <w:b w:val="1"/>
          <w:bCs w:val="1"/>
          <w:rtl w:val="0"/>
        </w:rPr>
        <w:t xml:space="preserve">Gia Khiếu:</w:t>
      </w:r>
      <w:r w:rsidDel="00000000" w:rsidR="00000000" w:rsidRPr="00000000">
        <w:rPr>
          <w:rtl w:val="0"/>
        </w:rPr>
        <w:t xml:space="preserve"> “B”</w:t>
      </w:r>
    </w:p>
    <w:p w:rsidR="00000000" w:rsidDel="00000000" w:rsidP="00000000" w:rsidRDefault="00000000" w:rsidRPr="00000000" w14:paraId="0000043C">
      <w:pPr>
        <w:spacing w:after="240" w:before="240" w:line="480" w:lineRule="auto"/>
        <w:rPr/>
      </w:pPr>
      <w:r w:rsidDel="00000000" w:rsidR="00000000" w:rsidRPr="00000000">
        <w:rPr>
          <w:b w:val="1"/>
          <w:bCs w:val="1"/>
          <w:rtl w:val="0"/>
        </w:rPr>
        <w:t xml:space="preserve">Phong Lê: “</w:t>
      </w:r>
      <w:r w:rsidDel="00000000" w:rsidR="00000000" w:rsidRPr="00000000">
        <w:rPr>
          <w:rtl w:val="0"/>
        </w:rPr>
        <w:t xml:space="preserve">Câu 3 thì sao”</w:t>
        <w:tab/>
      </w:r>
    </w:p>
    <w:p w:rsidR="00000000" w:rsidDel="00000000" w:rsidP="00000000" w:rsidRDefault="00000000" w:rsidRPr="00000000" w14:paraId="0000043D">
      <w:pPr>
        <w:spacing w:after="240" w:before="240" w:line="480" w:lineRule="auto"/>
        <w:rPr/>
      </w:pPr>
      <w:r w:rsidDel="00000000" w:rsidR="00000000" w:rsidRPr="00000000">
        <w:rPr>
          <w:b w:val="1"/>
          <w:bCs w:val="1"/>
          <w:rtl w:val="0"/>
        </w:rPr>
        <w:t xml:space="preserve">Gia Khiếu: “</w:t>
      </w:r>
      <w:r w:rsidDel="00000000" w:rsidR="00000000" w:rsidRPr="00000000">
        <w:rPr>
          <w:rtl w:val="0"/>
        </w:rPr>
        <w:t xml:space="preserve">A”</w:t>
      </w:r>
    </w:p>
    <w:p w:rsidR="00000000" w:rsidDel="00000000" w:rsidP="00000000" w:rsidRDefault="00000000" w:rsidRPr="00000000" w14:paraId="0000043E">
      <w:pPr>
        <w:spacing w:after="240" w:before="240" w:line="480" w:lineRule="auto"/>
        <w:rPr/>
      </w:pPr>
      <w:r w:rsidDel="00000000" w:rsidR="00000000" w:rsidRPr="00000000">
        <w:rPr>
          <w:b w:val="1"/>
          <w:bCs w:val="1"/>
          <w:rtl w:val="0"/>
        </w:rPr>
        <w:t xml:space="preserve">Phong Lê: “</w:t>
      </w:r>
      <w:r w:rsidDel="00000000" w:rsidR="00000000" w:rsidRPr="00000000">
        <w:rPr>
          <w:rtl w:val="0"/>
        </w:rPr>
        <w:t xml:space="preserve">Còn câu 12”</w:t>
        <w:br w:type="textWrapping"/>
      </w:r>
      <w:r w:rsidDel="00000000" w:rsidR="00000000" w:rsidRPr="00000000">
        <w:rPr>
          <w:b w:val="1"/>
          <w:bCs w:val="1"/>
          <w:rtl w:val="0"/>
        </w:rPr>
        <w:t xml:space="preserve">Gia Khiếu:</w:t>
      </w:r>
      <w:r w:rsidDel="00000000" w:rsidR="00000000" w:rsidRPr="00000000">
        <w:rPr>
          <w:rtl w:val="0"/>
        </w:rPr>
        <w:t xml:space="preserve"> “A”</w:t>
      </w:r>
    </w:p>
    <w:p w:rsidR="00000000" w:rsidDel="00000000" w:rsidP="00000000" w:rsidRDefault="00000000" w:rsidRPr="00000000" w14:paraId="0000043F">
      <w:pPr>
        <w:spacing w:after="240" w:before="240" w:line="480" w:lineRule="auto"/>
        <w:rPr/>
      </w:pPr>
      <w:r w:rsidDel="00000000" w:rsidR="00000000" w:rsidRPr="00000000">
        <w:rPr>
          <w:b w:val="1"/>
          <w:bCs w:val="1"/>
          <w:rtl w:val="0"/>
        </w:rPr>
        <w:t xml:space="preserve">Phong Lê: “</w:t>
      </w:r>
      <w:r w:rsidDel="00000000" w:rsidR="00000000" w:rsidRPr="00000000">
        <w:rPr>
          <w:rtl w:val="0"/>
        </w:rPr>
        <w:t xml:space="preserve">Đâu, C mà”</w:t>
      </w:r>
    </w:p>
    <w:p w:rsidR="00000000" w:rsidDel="00000000" w:rsidP="00000000" w:rsidRDefault="00000000" w:rsidRPr="00000000" w14:paraId="00000440">
      <w:pPr>
        <w:spacing w:after="240" w:before="240" w:line="480" w:lineRule="auto"/>
        <w:rPr/>
      </w:pPr>
      <w:r w:rsidDel="00000000" w:rsidR="00000000" w:rsidRPr="00000000">
        <w:rPr>
          <w:b w:val="1"/>
          <w:bCs w:val="1"/>
          <w:rtl w:val="0"/>
        </w:rPr>
        <w:t xml:space="preserve">Gia Khiếu:</w:t>
      </w:r>
      <w:r w:rsidDel="00000000" w:rsidR="00000000" w:rsidRPr="00000000">
        <w:rPr>
          <w:rtl w:val="0"/>
        </w:rPr>
        <w:t xml:space="preserve"> “Chưa đổi cận lúc nguyên hàm”</w:t>
      </w:r>
    </w:p>
    <w:p w:rsidR="00000000" w:rsidDel="00000000" w:rsidP="00000000" w:rsidRDefault="00000000" w:rsidRPr="00000000" w14:paraId="00000441">
      <w:pPr>
        <w:spacing w:after="240" w:before="240" w:line="480" w:lineRule="auto"/>
        <w:rPr/>
      </w:pPr>
      <w:r w:rsidDel="00000000" w:rsidR="00000000" w:rsidRPr="00000000">
        <w:rPr>
          <w:b w:val="1"/>
          <w:bCs w:val="1"/>
          <w:rtl w:val="0"/>
        </w:rPr>
        <w:t xml:space="preserve">Phong Lê: </w:t>
      </w:r>
      <w:r w:rsidDel="00000000" w:rsidR="00000000" w:rsidRPr="00000000">
        <w:rPr>
          <w:rtl w:val="0"/>
        </w:rPr>
        <w:t xml:space="preserve"> 0_0 (bro emotes)</w:t>
      </w:r>
    </w:p>
    <w:p w:rsidR="00000000" w:rsidDel="00000000" w:rsidP="00000000" w:rsidRDefault="00000000" w:rsidRPr="00000000" w14:paraId="00000442">
      <w:pPr>
        <w:spacing w:after="240" w:before="240" w:line="480" w:lineRule="auto"/>
        <w:rPr>
          <w:shd w:fill="ffe599" w:val="clear"/>
        </w:rPr>
      </w:pPr>
      <w:r w:rsidDel="00000000" w:rsidR="00000000" w:rsidRPr="00000000">
        <w:rPr>
          <w:shd w:fill="ffe599" w:val="clear"/>
          <w:rtl w:val="0"/>
        </w:rPr>
        <w:t xml:space="preserve">&lt;Cảm thán Gia Khiếu ngủ nhưng vẫn làm đủ bài&gt;</w:t>
      </w:r>
    </w:p>
    <w:p w:rsidR="00000000" w:rsidDel="00000000" w:rsidP="00000000" w:rsidRDefault="00000000" w:rsidRPr="00000000" w14:paraId="00000443">
      <w:pPr>
        <w:spacing w:after="240" w:before="240" w:line="480" w:lineRule="auto"/>
        <w:rPr>
          <w:shd w:fill="ffe599" w:val="clear"/>
        </w:rPr>
      </w:pPr>
      <w:r w:rsidDel="00000000" w:rsidR="00000000" w:rsidRPr="00000000">
        <w:rPr>
          <w:shd w:fill="ffe599" w:val="clear"/>
          <w:rtl w:val="0"/>
        </w:rPr>
        <w:t xml:space="preserve">&lt;Nói rằng Gia Khiếu nói chuyện có vẻ hơi cộc cằn&gt;</w:t>
      </w:r>
      <w:r w:rsidDel="00000000" w:rsidR="00000000" w:rsidRPr="00000000">
        <w:br w:type="page"/>
      </w:r>
      <w:r w:rsidDel="00000000" w:rsidR="00000000" w:rsidRPr="00000000">
        <w:rPr>
          <w:rtl w:val="0"/>
        </w:rPr>
      </w:r>
    </w:p>
    <w:p w:rsidR="00000000" w:rsidDel="00000000" w:rsidP="00000000" w:rsidRDefault="00000000" w:rsidRPr="00000000" w14:paraId="00000444">
      <w:pPr>
        <w:spacing w:after="240" w:before="240" w:line="480" w:lineRule="auto"/>
        <w:rPr>
          <w:shd w:fill="b6d7a8" w:val="clear"/>
        </w:rPr>
      </w:pPr>
      <w:r w:rsidDel="00000000" w:rsidR="00000000" w:rsidRPr="00000000">
        <w:rPr>
          <w:shd w:fill="ffe599" w:val="clear"/>
          <w:rtl w:val="0"/>
        </w:rPr>
        <w:t xml:space="preserve">&lt;Cảm thán Gia Khiếu ngủ nhưng vẫn làm đủ bài&gt;</w:t>
      </w:r>
      <w:r w:rsidDel="00000000" w:rsidR="00000000" w:rsidRPr="00000000">
        <w:rPr>
          <w:rtl w:val="0"/>
        </w:rPr>
      </w:r>
    </w:p>
    <w:p w:rsidR="00000000" w:rsidDel="00000000" w:rsidP="00000000" w:rsidRDefault="00000000" w:rsidRPr="00000000" w14:paraId="00000445">
      <w:pPr>
        <w:spacing w:after="240" w:before="240" w:line="480" w:lineRule="auto"/>
        <w:rPr/>
      </w:pPr>
      <w:r w:rsidDel="00000000" w:rsidR="00000000" w:rsidRPr="00000000">
        <w:rPr>
          <w:b w:val="1"/>
          <w:bCs w:val="1"/>
          <w:rtl w:val="0"/>
        </w:rPr>
        <w:t xml:space="preserve">Nghĩa</w:t>
      </w:r>
      <w:r w:rsidDel="00000000" w:rsidR="00000000" w:rsidRPr="00000000">
        <w:rPr>
          <w:rtl w:val="0"/>
        </w:rPr>
        <w:t xml:space="preserve">: “Ừm thực ra nhiều khi không phải nó ngủ đâu”</w:t>
      </w:r>
    </w:p>
    <w:p w:rsidR="00000000" w:rsidDel="00000000" w:rsidP="00000000" w:rsidRDefault="00000000" w:rsidRPr="00000000" w14:paraId="00000446">
      <w:pPr>
        <w:spacing w:after="240" w:before="240" w:line="480" w:lineRule="auto"/>
        <w:rPr/>
      </w:pPr>
      <w:r w:rsidDel="00000000" w:rsidR="00000000" w:rsidRPr="00000000">
        <w:rPr>
          <w:rtl w:val="0"/>
        </w:rPr>
        <w:t xml:space="preserve">“Kiểu nó đọc đề rồi nằm nghĩ á”</w:t>
      </w:r>
    </w:p>
    <w:p w:rsidR="00000000" w:rsidDel="00000000" w:rsidP="00000000" w:rsidRDefault="00000000" w:rsidRPr="00000000" w14:paraId="00000447">
      <w:pPr>
        <w:spacing w:after="240" w:before="240" w:line="480" w:lineRule="auto"/>
        <w:rPr/>
      </w:pPr>
      <w:r w:rsidDel="00000000" w:rsidR="00000000" w:rsidRPr="00000000">
        <w:rPr>
          <w:rtl w:val="0"/>
        </w:rPr>
        <w:t xml:space="preserve">“Nhìn vào có vẻ hơi ảo ma chứ nó có làm bài như bọn mình hết”</w:t>
      </w:r>
    </w:p>
    <w:p w:rsidR="00000000" w:rsidDel="00000000" w:rsidP="00000000" w:rsidRDefault="00000000" w:rsidRPr="00000000" w14:paraId="00000448">
      <w:pPr>
        <w:spacing w:after="240" w:before="240" w:line="480" w:lineRule="auto"/>
        <w:rPr/>
      </w:pPr>
      <w:r w:rsidDel="00000000" w:rsidR="00000000" w:rsidRPr="00000000">
        <w:rPr>
          <w:rtl w:val="0"/>
        </w:rPr>
        <w:t xml:space="preserve">(Bạn ồ một cái và gật đầu)</w:t>
      </w:r>
    </w:p>
    <w:p w:rsidR="00000000" w:rsidDel="00000000" w:rsidP="00000000" w:rsidRDefault="00000000" w:rsidRPr="00000000" w14:paraId="00000449">
      <w:pPr>
        <w:spacing w:after="240" w:before="240" w:line="480" w:lineRule="auto"/>
        <w:rPr/>
      </w:pPr>
      <w:r w:rsidDel="00000000" w:rsidR="00000000" w:rsidRPr="00000000">
        <w:rPr>
          <w:rtl w:val="0"/>
        </w:rPr>
        <w:t xml:space="preserve">(Nghĩa nói xong liền quay qua phía Gia Khiếu)</w:t>
      </w:r>
    </w:p>
    <w:p w:rsidR="00000000" w:rsidDel="00000000" w:rsidP="00000000" w:rsidRDefault="00000000" w:rsidRPr="00000000" w14:paraId="0000044A">
      <w:pPr>
        <w:spacing w:after="240" w:before="240" w:line="480" w:lineRule="auto"/>
        <w:rPr/>
      </w:pPr>
      <w:r w:rsidDel="00000000" w:rsidR="00000000" w:rsidRPr="00000000">
        <w:rPr>
          <w:b w:val="1"/>
          <w:bCs w:val="1"/>
          <w:rtl w:val="0"/>
        </w:rPr>
        <w:t xml:space="preserve">Nghĩa:</w:t>
      </w:r>
      <w:r w:rsidDel="00000000" w:rsidR="00000000" w:rsidRPr="00000000">
        <w:rPr>
          <w:rtl w:val="0"/>
        </w:rPr>
        <w:t xml:space="preserve"> “Này dậy đi, tra đáp án với tao nữa”</w:t>
      </w:r>
    </w:p>
    <w:p w:rsidR="00000000" w:rsidDel="00000000" w:rsidP="00000000" w:rsidRDefault="00000000" w:rsidRPr="00000000" w14:paraId="0000044B">
      <w:pPr>
        <w:spacing w:after="240" w:before="240" w:line="480" w:lineRule="auto"/>
        <w:rPr/>
      </w:pPr>
      <w:r w:rsidDel="00000000" w:rsidR="00000000" w:rsidRPr="00000000">
        <w:rPr>
          <w:b w:val="1"/>
          <w:bCs w:val="1"/>
          <w:rtl w:val="0"/>
        </w:rPr>
        <w:t xml:space="preserve">Gia Khiếu (vẫn nằm trên bàn): </w:t>
      </w:r>
      <w:r w:rsidDel="00000000" w:rsidR="00000000" w:rsidRPr="00000000">
        <w:rPr>
          <w:rtl w:val="0"/>
        </w:rPr>
        <w:t xml:space="preserve">“đanggg..ngủ..mà..”</w:t>
      </w:r>
    </w:p>
    <w:p w:rsidR="00000000" w:rsidDel="00000000" w:rsidP="00000000" w:rsidRDefault="00000000" w:rsidRPr="00000000" w14:paraId="0000044C">
      <w:pPr>
        <w:spacing w:after="240" w:before="240" w:line="480" w:lineRule="auto"/>
        <w:rPr>
          <w:shd w:fill="ffe599" w:val="clear"/>
        </w:rPr>
      </w:pPr>
      <w:r w:rsidDel="00000000" w:rsidR="00000000" w:rsidRPr="00000000">
        <w:rPr>
          <w:shd w:fill="ffe599" w:val="clear"/>
          <w:rtl w:val="0"/>
        </w:rPr>
        <w:t xml:space="preserve">&lt;Phàn nàn rằng Gia Khiếu nói chuyện có vẻ hơi cộc cằn&gt;</w:t>
      </w:r>
    </w:p>
    <w:p w:rsidR="00000000" w:rsidDel="00000000" w:rsidP="00000000" w:rsidRDefault="00000000" w:rsidRPr="00000000" w14:paraId="0000044D">
      <w:pPr>
        <w:spacing w:after="240" w:before="240" w:line="480" w:lineRule="auto"/>
        <w:rPr>
          <w:shd w:fill="dd7e6b" w:val="clear"/>
        </w:rPr>
      </w:pPr>
      <w:r w:rsidDel="00000000" w:rsidR="00000000" w:rsidRPr="00000000">
        <w:rPr>
          <w:shd w:fill="dd7e6b" w:val="clear"/>
          <w:rtl w:val="0"/>
        </w:rPr>
        <w:t xml:space="preserve">[-2 fp GK]</w:t>
      </w:r>
    </w:p>
    <w:p w:rsidR="00000000" w:rsidDel="00000000" w:rsidP="00000000" w:rsidRDefault="00000000" w:rsidRPr="00000000" w14:paraId="0000044E">
      <w:pPr>
        <w:spacing w:after="240" w:before="240" w:line="480" w:lineRule="auto"/>
        <w:rPr/>
      </w:pPr>
      <w:r w:rsidDel="00000000" w:rsidR="00000000" w:rsidRPr="00000000">
        <w:rPr>
          <w:b w:val="1"/>
          <w:bCs w:val="1"/>
          <w:rtl w:val="0"/>
        </w:rPr>
        <w:t xml:space="preserve">Phong</w:t>
      </w:r>
      <w:r w:rsidDel="00000000" w:rsidR="00000000" w:rsidRPr="00000000">
        <w:rPr>
          <w:rtl w:val="0"/>
        </w:rPr>
        <w:t xml:space="preserve">: “Không phải đâu do nó nói chuyện lèm bèm nên nhiều chữ nghe không ra á”</w:t>
      </w:r>
    </w:p>
    <w:p w:rsidR="00000000" w:rsidDel="00000000" w:rsidP="00000000" w:rsidRDefault="00000000" w:rsidRPr="00000000" w14:paraId="0000044F">
      <w:pPr>
        <w:spacing w:after="240" w:before="240" w:line="480" w:lineRule="auto"/>
        <w:rPr/>
      </w:pPr>
      <w:r w:rsidDel="00000000" w:rsidR="00000000" w:rsidRPr="00000000">
        <w:rPr>
          <w:rtl w:val="0"/>
        </w:rPr>
        <w:t xml:space="preserve">“Mình chơi với nó phải vài năm mới bắt đầu nghe hết được mấy từ nó nói trong câu”</w:t>
      </w:r>
    </w:p>
    <w:p w:rsidR="00000000" w:rsidDel="00000000" w:rsidP="00000000" w:rsidRDefault="00000000" w:rsidRPr="00000000" w14:paraId="00000450">
      <w:pPr>
        <w:spacing w:after="240" w:before="240" w:line="480" w:lineRule="auto"/>
        <w:rPr/>
      </w:pPr>
      <w:r w:rsidDel="00000000" w:rsidR="00000000" w:rsidRPr="00000000">
        <w:rPr>
          <w:rtl w:val="0"/>
        </w:rPr>
        <w:t xml:space="preserve">“Quen rồi là biết nó nói có chủ ngữ vị ngữ đàng hoàng đó”</w:t>
      </w:r>
    </w:p>
    <w:p w:rsidR="00000000" w:rsidDel="00000000" w:rsidP="00000000" w:rsidRDefault="00000000" w:rsidRPr="00000000" w14:paraId="00000451">
      <w:pPr>
        <w:spacing w:after="240" w:before="240" w:line="480" w:lineRule="auto"/>
        <w:rPr/>
      </w:pPr>
      <w:r w:rsidDel="00000000" w:rsidR="00000000" w:rsidRPr="00000000">
        <w:rPr>
          <w:rtl w:val="0"/>
        </w:rPr>
        <w:t xml:space="preserve">(Bạn ồ một cái và gật đầu)</w:t>
      </w:r>
    </w:p>
    <w:p w:rsidR="00000000" w:rsidDel="00000000" w:rsidP="00000000" w:rsidRDefault="00000000" w:rsidRPr="00000000" w14:paraId="00000452">
      <w:pPr>
        <w:spacing w:after="240" w:before="240" w:line="480" w:lineRule="auto"/>
        <w:rPr/>
      </w:pPr>
      <w:r w:rsidDel="00000000" w:rsidR="00000000" w:rsidRPr="00000000">
        <w:rPr>
          <w:rtl w:val="0"/>
        </w:rPr>
        <w:t xml:space="preserve">(Bạn thấy Nghĩa đang quay qua phía Gia Khiếu)</w:t>
      </w:r>
    </w:p>
    <w:p w:rsidR="00000000" w:rsidDel="00000000" w:rsidP="00000000" w:rsidRDefault="00000000" w:rsidRPr="00000000" w14:paraId="00000453">
      <w:pPr>
        <w:spacing w:after="240" w:before="240" w:line="480" w:lineRule="auto"/>
        <w:rPr/>
      </w:pPr>
      <w:r w:rsidDel="00000000" w:rsidR="00000000" w:rsidRPr="00000000">
        <w:rPr>
          <w:b w:val="1"/>
          <w:bCs w:val="1"/>
          <w:rtl w:val="0"/>
        </w:rPr>
        <w:t xml:space="preserve">Nghĩa:</w:t>
      </w:r>
      <w:r w:rsidDel="00000000" w:rsidR="00000000" w:rsidRPr="00000000">
        <w:rPr>
          <w:rtl w:val="0"/>
        </w:rPr>
        <w:t xml:space="preserve"> “Này dậy đi, tra đáp án với tao nữa”</w:t>
      </w:r>
    </w:p>
    <w:p w:rsidR="00000000" w:rsidDel="00000000" w:rsidP="00000000" w:rsidRDefault="00000000" w:rsidRPr="00000000" w14:paraId="00000454">
      <w:pPr>
        <w:spacing w:after="240" w:before="240" w:line="480" w:lineRule="auto"/>
        <w:rPr/>
      </w:pPr>
      <w:r w:rsidDel="00000000" w:rsidR="00000000" w:rsidRPr="00000000">
        <w:rPr>
          <w:b w:val="1"/>
          <w:bCs w:val="1"/>
          <w:rtl w:val="0"/>
        </w:rPr>
        <w:t xml:space="preserve">Gia Khiếu (vẫn nằm trên bàn): </w:t>
      </w:r>
      <w:r w:rsidDel="00000000" w:rsidR="00000000" w:rsidRPr="00000000">
        <w:rPr>
          <w:rtl w:val="0"/>
        </w:rPr>
        <w:t xml:space="preserve">“đanggg..ngủ..mà..”</w:t>
      </w:r>
      <w:r w:rsidDel="00000000" w:rsidR="00000000" w:rsidRPr="00000000">
        <w:br w:type="page"/>
      </w:r>
      <w:r w:rsidDel="00000000" w:rsidR="00000000" w:rsidRPr="00000000">
        <w:rPr>
          <w:rtl w:val="0"/>
        </w:rPr>
      </w:r>
    </w:p>
    <w:p w:rsidR="00000000" w:rsidDel="00000000" w:rsidP="00000000" w:rsidRDefault="00000000" w:rsidRPr="00000000" w14:paraId="00000455">
      <w:pPr>
        <w:spacing w:after="240" w:before="240" w:line="480" w:lineRule="auto"/>
        <w:rPr>
          <w:b w:val="1"/>
          <w:bCs w:val="1"/>
          <w:shd w:fill="ffd966" w:val="clear"/>
        </w:rPr>
      </w:pPr>
      <w:r w:rsidDel="00000000" w:rsidR="00000000" w:rsidRPr="00000000">
        <w:rPr>
          <w:b w:val="1"/>
          <w:bCs w:val="1"/>
          <w:shd w:fill="ffd966" w:val="clear"/>
          <w:rtl w:val="0"/>
        </w:rPr>
        <w:t xml:space="preserve">&lt;Hỏi Gia Khiếu tại sau cậu ta đóng tiền đi học để ngủ&gt;</w:t>
      </w:r>
    </w:p>
    <w:p w:rsidR="00000000" w:rsidDel="00000000" w:rsidP="00000000" w:rsidRDefault="00000000" w:rsidRPr="00000000" w14:paraId="00000456">
      <w:pPr>
        <w:spacing w:after="240" w:before="240" w:line="480" w:lineRule="auto"/>
        <w:rPr>
          <w:b w:val="1"/>
          <w:bCs w:val="1"/>
          <w:shd w:fill="dd7e6b" w:val="clear"/>
        </w:rPr>
      </w:pPr>
      <w:r w:rsidDel="00000000" w:rsidR="00000000" w:rsidRPr="00000000">
        <w:rPr>
          <w:b w:val="1"/>
          <w:bCs w:val="1"/>
          <w:shd w:fill="dd7e6b" w:val="clear"/>
          <w:rtl w:val="0"/>
        </w:rPr>
        <w:t xml:space="preserve">[-2 fp GK]</w:t>
      </w:r>
    </w:p>
    <w:p w:rsidR="00000000" w:rsidDel="00000000" w:rsidP="00000000" w:rsidRDefault="00000000" w:rsidRPr="00000000" w14:paraId="00000457">
      <w:pPr>
        <w:spacing w:after="240" w:before="240" w:line="480" w:lineRule="auto"/>
        <w:rPr/>
      </w:pPr>
      <w:r w:rsidDel="00000000" w:rsidR="00000000" w:rsidRPr="00000000">
        <w:rPr>
          <w:rtl w:val="0"/>
        </w:rPr>
        <w:t xml:space="preserve">(Gia Khiếu không gỡ bịt mắt ra, nhưng bạn cảm thấy giọng cậu ta hơi khó chịu)</w:t>
      </w:r>
    </w:p>
    <w:p w:rsidR="00000000" w:rsidDel="00000000" w:rsidP="00000000" w:rsidRDefault="00000000" w:rsidRPr="00000000" w14:paraId="00000458">
      <w:pPr>
        <w:spacing w:after="240" w:before="240" w:line="480" w:lineRule="auto"/>
        <w:rPr/>
      </w:pPr>
      <w:r w:rsidDel="00000000" w:rsidR="00000000" w:rsidRPr="00000000">
        <w:rPr>
          <w:b w:val="1"/>
          <w:bCs w:val="1"/>
          <w:rtl w:val="0"/>
        </w:rPr>
        <w:t xml:space="preserve">Gia Khiếu:</w:t>
      </w:r>
      <w:r w:rsidDel="00000000" w:rsidR="00000000" w:rsidRPr="00000000">
        <w:rPr>
          <w:rtl w:val="0"/>
        </w:rPr>
        <w:t xml:space="preserve"> “… Vẫn nghe giảng mà”</w:t>
      </w:r>
    </w:p>
    <w:p w:rsidR="00000000" w:rsidDel="00000000" w:rsidP="00000000" w:rsidRDefault="00000000" w:rsidRPr="00000000" w14:paraId="00000459">
      <w:pPr>
        <w:spacing w:after="240" w:before="240" w:line="480" w:lineRule="auto"/>
        <w:rPr/>
      </w:pPr>
      <w:r w:rsidDel="00000000" w:rsidR="00000000" w:rsidRPr="00000000">
        <w:rPr>
          <w:rtl w:val="0"/>
        </w:rPr>
        <w:t xml:space="preserve">“Nghe xong làm bài tiếp”</w:t>
      </w:r>
    </w:p>
    <w:p w:rsidR="00000000" w:rsidDel="00000000" w:rsidP="00000000" w:rsidRDefault="00000000" w:rsidRPr="00000000" w14:paraId="0000045A">
      <w:pPr>
        <w:spacing w:after="240" w:before="240" w:line="480" w:lineRule="auto"/>
        <w:rPr/>
      </w:pPr>
      <w:r w:rsidDel="00000000" w:rsidR="00000000" w:rsidRPr="00000000">
        <w:rPr>
          <w:rtl w:val="0"/>
        </w:rPr>
        <w:t xml:space="preserve">“...Mà ai đây?”</w:t>
      </w:r>
    </w:p>
    <w:p w:rsidR="00000000" w:rsidDel="00000000" w:rsidP="00000000" w:rsidRDefault="00000000" w:rsidRPr="00000000" w14:paraId="0000045B">
      <w:pPr>
        <w:spacing w:after="240" w:before="240" w:line="480" w:lineRule="auto"/>
        <w:rPr/>
      </w:pPr>
      <w:r w:rsidDel="00000000" w:rsidR="00000000" w:rsidRPr="00000000">
        <w:rPr>
          <w:b w:val="1"/>
          <w:bCs w:val="1"/>
          <w:rtl w:val="0"/>
        </w:rPr>
        <w:t xml:space="preserve">Phong Lê:</w:t>
      </w:r>
      <w:r w:rsidDel="00000000" w:rsidR="00000000" w:rsidRPr="00000000">
        <w:rPr>
          <w:rtl w:val="0"/>
        </w:rPr>
        <w:t xml:space="preserve"> “Bạn mới trong lớp đó, nãy mày chào rồi mà”</w:t>
      </w:r>
    </w:p>
    <w:p w:rsidR="00000000" w:rsidDel="00000000" w:rsidP="00000000" w:rsidRDefault="00000000" w:rsidRPr="00000000" w14:paraId="0000045C">
      <w:pPr>
        <w:spacing w:after="240" w:before="240" w:line="480" w:lineRule="auto"/>
        <w:rPr/>
      </w:pPr>
      <w:r w:rsidDel="00000000" w:rsidR="00000000" w:rsidRPr="00000000">
        <w:rPr>
          <w:b w:val="1"/>
          <w:bCs w:val="1"/>
          <w:rtl w:val="0"/>
        </w:rPr>
        <w:t xml:space="preserve">Gia Khiếu:</w:t>
      </w:r>
      <w:r w:rsidDel="00000000" w:rsidR="00000000" w:rsidRPr="00000000">
        <w:rPr>
          <w:rtl w:val="0"/>
        </w:rPr>
        <w:t xml:space="preserve"> “Mới đổi tên hả, tao hỏi bạn mới”</w:t>
      </w:r>
    </w:p>
    <w:p w:rsidR="00000000" w:rsidDel="00000000" w:rsidP="00000000" w:rsidRDefault="00000000" w:rsidRPr="00000000" w14:paraId="0000045D">
      <w:pPr>
        <w:spacing w:after="240" w:before="240" w:line="480" w:lineRule="auto"/>
        <w:rPr/>
      </w:pPr>
      <w:r w:rsidDel="00000000" w:rsidR="00000000" w:rsidRPr="00000000">
        <w:rPr>
          <w:b w:val="1"/>
          <w:bCs w:val="1"/>
          <w:rtl w:val="0"/>
        </w:rPr>
        <w:t xml:space="preserve">Phong Lê:</w:t>
      </w:r>
      <w:r w:rsidDel="00000000" w:rsidR="00000000" w:rsidRPr="00000000">
        <w:rPr>
          <w:rtl w:val="0"/>
        </w:rPr>
        <w:t xml:space="preserve"> “???” *flashes serious monkey meme</w:t>
      </w:r>
    </w:p>
    <w:p w:rsidR="00000000" w:rsidDel="00000000" w:rsidP="00000000" w:rsidRDefault="00000000" w:rsidRPr="00000000" w14:paraId="0000045E">
      <w:pPr>
        <w:spacing w:after="240" w:before="240" w:line="480" w:lineRule="auto"/>
        <w:rPr/>
      </w:pPr>
      <w:r w:rsidDel="00000000" w:rsidR="00000000" w:rsidRPr="00000000">
        <w:rPr>
          <w:b w:val="1"/>
          <w:bCs w:val="1"/>
          <w:rtl w:val="0"/>
        </w:rPr>
        <w:t xml:space="preserve">Gia Khiếu (vẫn nằm trên bàn, giọng ngái ngủ)</w:t>
      </w:r>
      <w:r w:rsidDel="00000000" w:rsidR="00000000" w:rsidRPr="00000000">
        <w:rPr>
          <w:rtl w:val="0"/>
        </w:rPr>
        <w:t xml:space="preserve">: “Cả làm xong bài rồi”</w:t>
      </w:r>
    </w:p>
    <w:p w:rsidR="00000000" w:rsidDel="00000000" w:rsidP="00000000" w:rsidRDefault="00000000" w:rsidRPr="00000000" w14:paraId="0000045F">
      <w:pPr>
        <w:spacing w:after="240" w:before="240" w:line="480" w:lineRule="auto"/>
        <w:rPr/>
      </w:pPr>
      <w:r w:rsidDel="00000000" w:rsidR="00000000" w:rsidRPr="00000000">
        <w:rPr>
          <w:rtl w:val="0"/>
        </w:rPr>
        <w:t xml:space="preserve">(Bạn nhắc đến việc từ lúc vào học đến giờ mới được 15 phút thôi)</w:t>
      </w:r>
    </w:p>
    <w:p w:rsidR="00000000" w:rsidDel="00000000" w:rsidP="00000000" w:rsidRDefault="00000000" w:rsidRPr="00000000" w14:paraId="00000460">
      <w:pPr>
        <w:spacing w:after="240" w:before="240" w:line="480" w:lineRule="auto"/>
        <w:rPr/>
      </w:pPr>
      <w:r w:rsidDel="00000000" w:rsidR="00000000" w:rsidRPr="00000000">
        <w:rPr>
          <w:b w:val="1"/>
          <w:bCs w:val="1"/>
          <w:rtl w:val="0"/>
        </w:rPr>
        <w:t xml:space="preserve">Nghĩa: “</w:t>
      </w:r>
      <w:r w:rsidDel="00000000" w:rsidR="00000000" w:rsidRPr="00000000">
        <w:rPr>
          <w:rtl w:val="0"/>
        </w:rPr>
        <w:t xml:space="preserve">Thì do nó là casio mà, làm nhanh lắm”</w:t>
      </w:r>
    </w:p>
    <w:p w:rsidR="00000000" w:rsidDel="00000000" w:rsidP="00000000" w:rsidRDefault="00000000" w:rsidRPr="00000000" w14:paraId="00000461">
      <w:pPr>
        <w:spacing w:after="240" w:before="240" w:line="480" w:lineRule="auto"/>
        <w:rPr/>
      </w:pPr>
      <w:r w:rsidDel="00000000" w:rsidR="00000000" w:rsidRPr="00000000">
        <w:rPr>
          <w:rtl w:val="0"/>
        </w:rPr>
        <w:t xml:space="preserve">(Nói xong Nghĩa quay qua chỗ Gia Khiếu)</w:t>
      </w:r>
    </w:p>
    <w:p w:rsidR="00000000" w:rsidDel="00000000" w:rsidP="00000000" w:rsidRDefault="00000000" w:rsidRPr="00000000" w14:paraId="00000462">
      <w:pPr>
        <w:spacing w:after="240" w:before="240" w:line="480" w:lineRule="auto"/>
        <w:rPr/>
      </w:pPr>
      <w:r w:rsidDel="00000000" w:rsidR="00000000" w:rsidRPr="00000000">
        <w:rPr>
          <w:rtl w:val="0"/>
        </w:rPr>
        <w:t xml:space="preserve">“Ê tiện thể mày tra đáp án với tao cái”</w:t>
      </w:r>
    </w:p>
    <w:p w:rsidR="00000000" w:rsidDel="00000000" w:rsidP="00000000" w:rsidRDefault="00000000" w:rsidRPr="00000000" w14:paraId="00000463">
      <w:pPr>
        <w:spacing w:after="240" w:before="240" w:line="480" w:lineRule="auto"/>
        <w:rPr/>
      </w:pPr>
      <w:r w:rsidDel="00000000" w:rsidR="00000000" w:rsidRPr="00000000">
        <w:rPr>
          <w:b w:val="1"/>
          <w:bCs w:val="1"/>
          <w:rtl w:val="0"/>
        </w:rPr>
        <w:t xml:space="preserve">Gia Khiếu:</w:t>
      </w:r>
      <w:r w:rsidDel="00000000" w:rsidR="00000000" w:rsidRPr="00000000">
        <w:rPr>
          <w:rtl w:val="0"/>
        </w:rPr>
        <w:t xml:space="preserve"> “Ờ…”</w:t>
      </w:r>
    </w:p>
    <w:p w:rsidR="00000000" w:rsidDel="00000000" w:rsidP="00000000" w:rsidRDefault="00000000" w:rsidRPr="00000000" w14:paraId="00000464">
      <w:pPr>
        <w:spacing w:after="240" w:before="240" w:line="480" w:lineRule="auto"/>
        <w:rPr/>
      </w:pPr>
      <w:r w:rsidDel="00000000" w:rsidR="00000000" w:rsidRPr="00000000">
        <w:rPr>
          <w:rtl w:val="0"/>
        </w:rPr>
        <w:t xml:space="preserve">(Bạn thấy những người học giỏi thật kì lạ…)</w:t>
      </w:r>
    </w:p>
    <w:p w:rsidR="00000000" w:rsidDel="00000000" w:rsidP="00000000" w:rsidRDefault="00000000" w:rsidRPr="00000000" w14:paraId="00000465">
      <w:pPr>
        <w:spacing w:after="240" w:before="240" w:line="480" w:lineRule="auto"/>
        <w:rPr/>
      </w:pPr>
      <w:r w:rsidDel="00000000" w:rsidR="00000000" w:rsidRPr="00000000">
        <w:br w:type="page"/>
      </w: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(Bạn tập trung học bài, thời gian trôi nhanh bất ngờ khi bạn đã quen với lớp và nhịp giảng của cô.)</w:t>
      </w:r>
    </w:p>
    <w:p w:rsidR="00000000" w:rsidDel="00000000" w:rsidP="00000000" w:rsidRDefault="00000000" w:rsidRPr="00000000" w14:paraId="00000467">
      <w:pPr>
        <w:ind w:left="1440" w:firstLine="0"/>
        <w:rPr/>
      </w:pPr>
      <w:r w:rsidDel="00000000" w:rsidR="00000000" w:rsidRPr="00000000">
        <w:rPr>
          <w:rtl w:val="0"/>
        </w:rPr>
      </w:r>
    </w:p>
    <w:p w:rsidR="00000000" w:rsidDel="00000000" w:rsidP="00000000" w:rsidRDefault="00000000" w:rsidRPr="00000000" w14:paraId="00000468">
      <w:pPr>
        <w:rPr/>
      </w:pPr>
      <w:r w:rsidDel="00000000" w:rsidR="00000000" w:rsidRPr="00000000">
        <w:rPr>
          <w:b w:val="1"/>
          <w:bCs w:val="1"/>
          <w:rtl w:val="0"/>
        </w:rPr>
        <w:t xml:space="preserve">Cô Duyên</w:t>
      </w:r>
      <w:r w:rsidDel="00000000" w:rsidR="00000000" w:rsidRPr="00000000">
        <w:rPr>
          <w:rtl w:val="0"/>
        </w:rPr>
        <w:t xml:space="preserve">: “...Các con làm hết bài này nhé, tuần sau mình sẽ sửa.”</w:t>
      </w:r>
    </w:p>
    <w:p w:rsidR="00000000" w:rsidDel="00000000" w:rsidP="00000000" w:rsidRDefault="00000000" w:rsidRPr="00000000" w14:paraId="00000469">
      <w:pPr>
        <w:ind w:left="1440" w:firstLine="0"/>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(Cả lớp bắt đầu giải tán)</w:t>
      </w:r>
    </w:p>
    <w:p w:rsidR="00000000" w:rsidDel="00000000" w:rsidP="00000000" w:rsidRDefault="00000000" w:rsidRPr="00000000" w14:paraId="0000046B">
      <w:pPr>
        <w:ind w:left="1440" w:firstLine="0"/>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(Bỗng Phong Lê đứng trước mặt bạn)</w:t>
      </w:r>
    </w:p>
    <w:p w:rsidR="00000000" w:rsidDel="00000000" w:rsidP="00000000" w:rsidRDefault="00000000" w:rsidRPr="00000000" w14:paraId="0000046D">
      <w:pPr>
        <w:ind w:left="1440" w:firstLine="0"/>
        <w:rPr/>
      </w:pPr>
      <w:r w:rsidDel="00000000" w:rsidR="00000000" w:rsidRPr="00000000">
        <w:rPr>
          <w:rtl w:val="0"/>
        </w:rPr>
      </w:r>
    </w:p>
    <w:p w:rsidR="00000000" w:rsidDel="00000000" w:rsidP="00000000" w:rsidRDefault="00000000" w:rsidRPr="00000000" w14:paraId="0000046E">
      <w:pPr>
        <w:rPr/>
      </w:pPr>
      <w:r w:rsidDel="00000000" w:rsidR="00000000" w:rsidRPr="00000000">
        <w:rPr>
          <w:b w:val="1"/>
          <w:bCs w:val="1"/>
          <w:rtl w:val="0"/>
        </w:rPr>
        <w:t xml:space="preserve">Phong Lê</w:t>
      </w:r>
      <w:r w:rsidDel="00000000" w:rsidR="00000000" w:rsidRPr="00000000">
        <w:rPr>
          <w:rtl w:val="0"/>
        </w:rPr>
        <w:t xml:space="preserve">: “MC ơi!”</w:t>
      </w:r>
    </w:p>
    <w:p w:rsidR="00000000" w:rsidDel="00000000" w:rsidP="00000000" w:rsidRDefault="00000000" w:rsidRPr="00000000" w14:paraId="0000046F">
      <w:pPr>
        <w:ind w:left="1440" w:firstLine="0"/>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“Nãy mình quên xin </w:t>
      </w:r>
      <w:commentRangeStart w:id="27"/>
      <w:r w:rsidDel="00000000" w:rsidR="00000000" w:rsidRPr="00000000">
        <w:rPr>
          <w:rtl w:val="0"/>
        </w:rPr>
        <w:t xml:space="preserve">facebok </w:t>
      </w:r>
      <w:commentRangeEnd w:id="27"/>
      <w:r w:rsidDel="00000000" w:rsidR="00000000" w:rsidRPr="00000000">
        <w:commentReference w:id="27"/>
      </w:r>
      <w:r w:rsidDel="00000000" w:rsidR="00000000" w:rsidRPr="00000000">
        <w:rPr>
          <w:rtl w:val="0"/>
        </w:rPr>
        <w:t xml:space="preserve">của MC á”</w:t>
      </w:r>
    </w:p>
    <w:p w:rsidR="00000000" w:rsidDel="00000000" w:rsidP="00000000" w:rsidRDefault="00000000" w:rsidRPr="00000000" w14:paraId="00000471">
      <w:pPr>
        <w:ind w:left="1440" w:firstLine="0"/>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“Có gì MC kết bạn với mình nha!”</w:t>
      </w:r>
    </w:p>
    <w:p w:rsidR="00000000" w:rsidDel="00000000" w:rsidP="00000000" w:rsidRDefault="00000000" w:rsidRPr="00000000" w14:paraId="00000473">
      <w:pPr>
        <w:ind w:left="1440" w:firstLine="0"/>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“Kết bạn cả Nghĩa với Khiếu luôn để tiện trao đổi bài tập nè”</w:t>
      </w:r>
    </w:p>
    <w:p w:rsidR="00000000" w:rsidDel="00000000" w:rsidP="00000000" w:rsidRDefault="00000000" w:rsidRPr="00000000" w14:paraId="00000475">
      <w:pPr>
        <w:ind w:left="1440" w:firstLine="0"/>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(Bạn kết bạn với cả 3 người trên FB sau đó chào tạm biệt họ và đi về nhà.)</w:t>
      </w:r>
      <w:r w:rsidDel="00000000" w:rsidR="00000000" w:rsidRPr="00000000">
        <w:br w:type="page"/>
      </w:r>
      <w:r w:rsidDel="00000000" w:rsidR="00000000" w:rsidRPr="00000000">
        <w:rPr>
          <w:rtl w:val="0"/>
        </w:rPr>
      </w:r>
    </w:p>
    <w:p w:rsidR="00000000" w:rsidDel="00000000" w:rsidP="00000000" w:rsidRDefault="00000000" w:rsidRPr="00000000" w14:paraId="00000477">
      <w:pPr>
        <w:rPr>
          <w:shd w:fill="a4c2f4" w:val="clear"/>
        </w:rPr>
      </w:pPr>
      <w:r w:rsidDel="00000000" w:rsidR="00000000" w:rsidRPr="00000000">
        <w:rPr>
          <w:shd w:fill="a4c2f4" w:val="clear"/>
          <w:rtl w:val="0"/>
        </w:rPr>
        <w:t xml:space="preserve">&lt;Ngồi cạnh GK&gt;</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spacing w:after="240" w:before="240" w:line="480" w:lineRule="auto"/>
        <w:rPr/>
      </w:pPr>
      <w:r w:rsidDel="00000000" w:rsidR="00000000" w:rsidRPr="00000000">
        <w:rPr>
          <w:rtl w:val="0"/>
        </w:rPr>
        <w:t xml:space="preserve">(Bạn ngồi xuống bên cạnh cậu bạn kì lạ, Gia Khiếu, người vẫn đang gục đầu vào bàn.)</w:t>
      </w:r>
    </w:p>
    <w:p w:rsidR="00000000" w:rsidDel="00000000" w:rsidP="00000000" w:rsidRDefault="00000000" w:rsidRPr="00000000" w14:paraId="0000047A">
      <w:pPr>
        <w:spacing w:after="240" w:before="240" w:line="480" w:lineRule="auto"/>
        <w:rPr/>
      </w:pPr>
      <w:r w:rsidDel="00000000" w:rsidR="00000000" w:rsidRPr="00000000">
        <w:rPr>
          <w:rtl w:val="0"/>
        </w:rPr>
        <w:t xml:space="preserve">(Mặc dù bạn rất cẩn thận trong lúc luồn lách vào chỗ ngồi thì cặp của bạn lại đụng vào lưng cậu ta)</w:t>
      </w:r>
    </w:p>
    <w:p w:rsidR="00000000" w:rsidDel="00000000" w:rsidP="00000000" w:rsidRDefault="00000000" w:rsidRPr="00000000" w14:paraId="0000047B">
      <w:pPr>
        <w:spacing w:after="240" w:before="240" w:line="480" w:lineRule="auto"/>
        <w:rPr/>
      </w:pPr>
      <w:r w:rsidDel="00000000" w:rsidR="00000000" w:rsidRPr="00000000">
        <w:rPr>
          <w:rtl w:val="0"/>
        </w:rPr>
        <w:t xml:space="preserve">(Người bạn cứng đờ lại và khi bạn nhìn sang thì thấy Gia Khiếu đang hơi cử động, sau đó cậu ta vén bịt mắt lên)</w:t>
      </w:r>
    </w:p>
    <w:p w:rsidR="00000000" w:rsidDel="00000000" w:rsidP="00000000" w:rsidRDefault="00000000" w:rsidRPr="00000000" w14:paraId="0000047C">
      <w:pPr>
        <w:spacing w:after="240" w:before="240" w:line="480" w:lineRule="auto"/>
        <w:rPr/>
      </w:pPr>
      <w:r w:rsidDel="00000000" w:rsidR="00000000" w:rsidRPr="00000000">
        <w:rPr>
          <w:b w:val="1"/>
          <w:bCs w:val="1"/>
          <w:rtl w:val="0"/>
        </w:rPr>
        <w:t xml:space="preserve">Gia Khiếu:</w:t>
      </w:r>
      <w:r w:rsidDel="00000000" w:rsidR="00000000" w:rsidRPr="00000000">
        <w:rPr>
          <w:rtl w:val="0"/>
        </w:rPr>
        <w:t xml:space="preserve"> (mắt lờ đờ)</w:t>
        <w:br w:type="textWrapping"/>
        <w:t xml:space="preserve"> "..."</w:t>
      </w:r>
    </w:p>
    <w:p w:rsidR="00000000" w:rsidDel="00000000" w:rsidP="00000000" w:rsidRDefault="00000000" w:rsidRPr="00000000" w14:paraId="0000047D">
      <w:pPr>
        <w:spacing w:after="240" w:before="240" w:line="480" w:lineRule="auto"/>
        <w:rPr>
          <w:b w:val="1"/>
          <w:bCs w:val="1"/>
          <w:shd w:fill="b4a7d6" w:val="clear"/>
        </w:rPr>
      </w:pPr>
      <w:r w:rsidDel="00000000" w:rsidR="00000000" w:rsidRPr="00000000">
        <w:rPr>
          <w:rtl w:val="0"/>
        </w:rPr>
        <w:t xml:space="preserve">(Đối diện trước ánh mắt buồn ngủ của Gia Khiếu, bạn sẽ nói)</w:t>
      </w:r>
      <w:r w:rsidDel="00000000" w:rsidR="00000000" w:rsidRPr="00000000">
        <w:rPr>
          <w:b w:val="1"/>
          <w:bCs w:val="1"/>
          <w:rtl w:val="0"/>
        </w:rPr>
        <w:br w:type="textWrapping"/>
      </w:r>
      <w:r w:rsidDel="00000000" w:rsidR="00000000" w:rsidRPr="00000000">
        <w:rPr>
          <w:b w:val="1"/>
          <w:bCs w:val="1"/>
          <w:shd w:fill="ffe599" w:val="clear"/>
          <w:rtl w:val="0"/>
        </w:rPr>
        <w:t xml:space="preserve">&lt;Xin lỗi vì đụng vào cậu, mình là MC, sau này ngồi đây&gt; </w:t>
      </w:r>
      <w:r w:rsidDel="00000000" w:rsidR="00000000" w:rsidRPr="00000000">
        <w:rPr>
          <w:b w:val="1"/>
          <w:bCs w:val="1"/>
          <w:shd w:fill="b4a7d6" w:val="clear"/>
          <w:rtl w:val="0"/>
        </w:rPr>
        <w:t xml:space="preserve">[+1 NC] </w:t>
      </w:r>
    </w:p>
    <w:p w:rsidR="00000000" w:rsidDel="00000000" w:rsidP="00000000" w:rsidRDefault="00000000" w:rsidRPr="00000000" w14:paraId="0000047E">
      <w:pPr>
        <w:spacing w:after="240" w:before="240" w:line="480" w:lineRule="auto"/>
        <w:ind w:left="0" w:firstLine="0"/>
        <w:rPr>
          <w:b w:val="1"/>
          <w:bCs w:val="1"/>
          <w:shd w:fill="b4a7d6" w:val="clear"/>
        </w:rPr>
      </w:pPr>
      <w:r w:rsidDel="00000000" w:rsidR="00000000" w:rsidRPr="00000000">
        <w:rPr>
          <w:b w:val="1"/>
          <w:bCs w:val="1"/>
          <w:shd w:fill="ffe599" w:val="clear"/>
          <w:rtl w:val="0"/>
        </w:rPr>
        <w:t xml:space="preserve">&lt;Xin lỗi cậu nha, lỡ làm cậu tỉnh giấc rồi, tên mình là MC. Sau này mình sẽ ngồi ở đây&gt; </w:t>
      </w:r>
      <w:r w:rsidDel="00000000" w:rsidR="00000000" w:rsidRPr="00000000">
        <w:rPr>
          <w:b w:val="1"/>
          <w:bCs w:val="1"/>
          <w:shd w:fill="b4a7d6" w:val="clear"/>
          <w:rtl w:val="0"/>
        </w:rPr>
        <w:t xml:space="preserve">[+1 SS]</w:t>
      </w:r>
    </w:p>
    <w:p w:rsidR="00000000" w:rsidDel="00000000" w:rsidP="00000000" w:rsidRDefault="00000000" w:rsidRPr="00000000" w14:paraId="0000047F">
      <w:pPr>
        <w:spacing w:after="240" w:before="240" w:line="480" w:lineRule="auto"/>
        <w:ind w:left="0" w:firstLine="0"/>
        <w:rPr>
          <w:b w:val="1"/>
          <w:bCs w:val="1"/>
          <w:shd w:fill="b4a7d6" w:val="clear"/>
        </w:rPr>
      </w:pPr>
      <w:r w:rsidDel="00000000" w:rsidR="00000000" w:rsidRPr="00000000">
        <w:rPr>
          <w:b w:val="1"/>
          <w:bCs w:val="1"/>
          <w:shd w:fill="ffe599" w:val="clear"/>
          <w:rtl w:val="0"/>
        </w:rPr>
        <w:t xml:space="preserve">&lt;Ui cho mình xin lỗi nhiều nha, làm cậu tỉnh giấc mất rồi, mong cậu thứ lỗi. Mình là học sinh mới, MC, sau này sẽ là bạn cùng bàn của cậu&gt; </w:t>
      </w:r>
      <w:r w:rsidDel="00000000" w:rsidR="00000000" w:rsidRPr="00000000">
        <w:rPr>
          <w:b w:val="1"/>
          <w:bCs w:val="1"/>
          <w:shd w:fill="b4a7d6" w:val="clear"/>
          <w:rtl w:val="0"/>
        </w:rPr>
        <w:t xml:space="preserve">[+1 CM]</w:t>
      </w:r>
      <w:r w:rsidDel="00000000" w:rsidR="00000000" w:rsidRPr="00000000">
        <w:br w:type="page"/>
      </w:r>
      <w:r w:rsidDel="00000000" w:rsidR="00000000" w:rsidRPr="00000000">
        <w:rPr>
          <w:rtl w:val="0"/>
        </w:rPr>
      </w:r>
    </w:p>
    <w:p w:rsidR="00000000" w:rsidDel="00000000" w:rsidP="00000000" w:rsidRDefault="00000000" w:rsidRPr="00000000" w14:paraId="00000480">
      <w:pPr>
        <w:spacing w:after="240" w:before="240" w:line="480" w:lineRule="auto"/>
        <w:rPr/>
      </w:pPr>
      <w:r w:rsidDel="00000000" w:rsidR="00000000" w:rsidRPr="00000000">
        <w:rPr>
          <w:rtl w:val="0"/>
        </w:rPr>
        <w:t xml:space="preserve">(Khiếu nhìn bạn một lúc, chớp mắt chậm rãi, rồi...)</w:t>
      </w:r>
    </w:p>
    <w:p w:rsidR="00000000" w:rsidDel="00000000" w:rsidP="00000000" w:rsidRDefault="00000000" w:rsidRPr="00000000" w14:paraId="00000481">
      <w:pPr>
        <w:spacing w:after="240" w:before="240" w:line="480" w:lineRule="auto"/>
        <w:rPr/>
      </w:pPr>
      <w:r w:rsidDel="00000000" w:rsidR="00000000" w:rsidRPr="00000000">
        <w:rPr>
          <w:b w:val="1"/>
          <w:bCs w:val="1"/>
          <w:rtl w:val="0"/>
        </w:rPr>
        <w:t xml:space="preserve">Khiếu</w:t>
      </w:r>
      <w:r w:rsidDel="00000000" w:rsidR="00000000" w:rsidRPr="00000000">
        <w:rPr>
          <w:rtl w:val="0"/>
        </w:rPr>
        <w:t xml:space="preserve">: “Chào”</w:t>
      </w:r>
    </w:p>
    <w:p w:rsidR="00000000" w:rsidDel="00000000" w:rsidP="00000000" w:rsidRDefault="00000000" w:rsidRPr="00000000" w14:paraId="00000482">
      <w:pPr>
        <w:spacing w:after="240" w:before="240" w:line="480" w:lineRule="auto"/>
        <w:rPr/>
      </w:pPr>
      <w:r w:rsidDel="00000000" w:rsidR="00000000" w:rsidRPr="00000000">
        <w:rPr>
          <w:rtl w:val="0"/>
        </w:rPr>
        <w:t xml:space="preserve">(Sau đó cậu ta tự động xích vào trong để chừa chỗ cho bạn ngồi xuống. Bạn cất cặp mình và lấy sách vở ra rồi nhìn qua Gia Khiếu)</w:t>
      </w:r>
    </w:p>
    <w:p w:rsidR="00000000" w:rsidDel="00000000" w:rsidP="00000000" w:rsidRDefault="00000000" w:rsidRPr="00000000" w14:paraId="00000483">
      <w:pPr>
        <w:spacing w:after="240" w:before="240" w:line="480" w:lineRule="auto"/>
        <w:rPr/>
      </w:pPr>
      <w:r w:rsidDel="00000000" w:rsidR="00000000" w:rsidRPr="00000000">
        <w:rPr>
          <w:rtl w:val="0"/>
        </w:rPr>
        <w:t xml:space="preserve">(Bạn thấy trên khóe miệng cậu ta hình như có gì đó. Sau đó chần chừ nói cho cậu ta biết rằng cậu ta đang dính ke trên cằm)</w:t>
      </w:r>
    </w:p>
    <w:p w:rsidR="00000000" w:rsidDel="00000000" w:rsidP="00000000" w:rsidRDefault="00000000" w:rsidRPr="00000000" w14:paraId="00000484">
      <w:pPr>
        <w:spacing w:after="240" w:before="240" w:line="480" w:lineRule="auto"/>
        <w:rPr/>
      </w:pPr>
      <w:r w:rsidDel="00000000" w:rsidR="00000000" w:rsidRPr="00000000">
        <w:rPr>
          <w:b w:val="1"/>
          <w:bCs w:val="1"/>
          <w:rtl w:val="0"/>
        </w:rPr>
        <w:t xml:space="preserve">Gia Khiếu:</w:t>
      </w:r>
      <w:r w:rsidDel="00000000" w:rsidR="00000000" w:rsidRPr="00000000">
        <w:rPr>
          <w:rtl w:val="0"/>
        </w:rPr>
        <w:t xml:space="preserve"> (nhìn xuống, lau vội bằng tay áo)</w:t>
        <w:br w:type="textWrapping"/>
        <w:t xml:space="preserve"> "À…ừ. Gia Khiếu. Thích ngủ"</w:t>
      </w:r>
    </w:p>
    <w:p w:rsidR="00000000" w:rsidDel="00000000" w:rsidP="00000000" w:rsidRDefault="00000000" w:rsidRPr="00000000" w14:paraId="00000485">
      <w:pPr>
        <w:spacing w:after="240" w:before="240" w:line="480" w:lineRule="auto"/>
        <w:rPr/>
      </w:pPr>
      <w:r w:rsidDel="00000000" w:rsidR="00000000" w:rsidRPr="00000000">
        <w:rPr>
          <w:rtl w:val="0"/>
        </w:rPr>
        <w:t xml:space="preserve">(Thấy cậu ta lau chưa sạch, bạn lấy gói khăn giấy nhỏ trong cặp ra và đưa cho cậu ta. Khi cậu ta nhìn bạn một cách khó hiểu thì bạn nói rằng cậu lau chưa hết)</w:t>
      </w:r>
    </w:p>
    <w:p w:rsidR="00000000" w:rsidDel="00000000" w:rsidP="00000000" w:rsidRDefault="00000000" w:rsidRPr="00000000" w14:paraId="00000486">
      <w:pPr>
        <w:spacing w:after="240" w:before="240" w:line="480" w:lineRule="auto"/>
        <w:rPr/>
      </w:pPr>
      <w:r w:rsidDel="00000000" w:rsidR="00000000" w:rsidRPr="00000000">
        <w:rPr>
          <w:b w:val="1"/>
          <w:bCs w:val="1"/>
          <w:rtl w:val="0"/>
        </w:rPr>
        <w:t xml:space="preserve">Gia Khiếu</w:t>
      </w:r>
      <w:r w:rsidDel="00000000" w:rsidR="00000000" w:rsidRPr="00000000">
        <w:rPr>
          <w:rtl w:val="0"/>
        </w:rPr>
        <w:t xml:space="preserve">: (hơi nhướn mày)</w:t>
      </w:r>
    </w:p>
    <w:p w:rsidR="00000000" w:rsidDel="00000000" w:rsidP="00000000" w:rsidRDefault="00000000" w:rsidRPr="00000000" w14:paraId="00000487">
      <w:pPr>
        <w:spacing w:after="240" w:before="240" w:line="480" w:lineRule="auto"/>
        <w:rPr/>
      </w:pPr>
      <w:r w:rsidDel="00000000" w:rsidR="00000000" w:rsidRPr="00000000">
        <w:rPr>
          <w:rtl w:val="0"/>
        </w:rPr>
        <w:t xml:space="preserve">“...Thế à”</w:t>
      </w:r>
    </w:p>
    <w:p w:rsidR="00000000" w:rsidDel="00000000" w:rsidP="00000000" w:rsidRDefault="00000000" w:rsidRPr="00000000" w14:paraId="00000488">
      <w:pPr>
        <w:spacing w:after="240" w:before="240" w:line="480" w:lineRule="auto"/>
        <w:rPr/>
      </w:pPr>
      <w:r w:rsidDel="00000000" w:rsidR="00000000" w:rsidRPr="00000000">
        <w:rPr>
          <w:rtl w:val="0"/>
        </w:rPr>
        <w:t xml:space="preserve">“Cảm ơn”</w:t>
      </w:r>
    </w:p>
    <w:p w:rsidR="00000000" w:rsidDel="00000000" w:rsidP="00000000" w:rsidRDefault="00000000" w:rsidRPr="00000000" w14:paraId="00000489">
      <w:pPr>
        <w:spacing w:after="240" w:before="240" w:line="480" w:lineRule="auto"/>
        <w:rPr>
          <w:shd w:fill="b6d7a8" w:val="clear"/>
        </w:rPr>
      </w:pPr>
      <w:r w:rsidDel="00000000" w:rsidR="00000000" w:rsidRPr="00000000">
        <w:rPr>
          <w:shd w:fill="b6d7a8" w:val="clear"/>
          <w:rtl w:val="0"/>
        </w:rPr>
        <w:t xml:space="preserve">[+1 fp GK]</w:t>
      </w:r>
    </w:p>
    <w:p w:rsidR="00000000" w:rsidDel="00000000" w:rsidP="00000000" w:rsidRDefault="00000000" w:rsidRPr="00000000" w14:paraId="0000048A">
      <w:pPr>
        <w:spacing w:after="240" w:before="240" w:line="480" w:lineRule="auto"/>
        <w:rPr/>
      </w:pPr>
      <w:r w:rsidDel="00000000" w:rsidR="00000000" w:rsidRPr="00000000">
        <w:rPr>
          <w:rtl w:val="0"/>
        </w:rPr>
        <w:t xml:space="preserve">(Cậu ta nhận lấy gói khăn giấy, chậm rãi lấy khăn ra và chùi hết vết bẩn)</w:t>
      </w:r>
    </w:p>
    <w:p w:rsidR="00000000" w:rsidDel="00000000" w:rsidP="00000000" w:rsidRDefault="00000000" w:rsidRPr="00000000" w14:paraId="0000048B">
      <w:pPr>
        <w:spacing w:after="240" w:before="240" w:line="480" w:lineRule="auto"/>
        <w:rPr/>
      </w:pPr>
      <w:r w:rsidDel="00000000" w:rsidR="00000000" w:rsidRPr="00000000">
        <w:rPr>
          <w:rtl w:val="0"/>
        </w:rPr>
        <w:t xml:space="preserve">(Trong đầu bạn nảy ra một hình ảnh bạn đã từng thấy trong phim, là con lười trong Zootopia. Bạn cố nhịn cười khi hai hình ảnh như chồng khít lên nhau.)</w:t>
      </w:r>
    </w:p>
    <w:p w:rsidR="00000000" w:rsidDel="00000000" w:rsidP="00000000" w:rsidRDefault="00000000" w:rsidRPr="00000000" w14:paraId="0000048C">
      <w:pPr>
        <w:spacing w:after="240" w:before="240" w:line="480" w:lineRule="auto"/>
        <w:rPr/>
      </w:pPr>
      <w:r w:rsidDel="00000000" w:rsidR="00000000" w:rsidRPr="00000000">
        <w:rPr>
          <w:rtl w:val="0"/>
        </w:rPr>
        <w:t xml:space="preserve">(Gia Khiếu dường như thấy bạn đang cười, cậu ta không nói gì nhưng ánh mắt như đang dò xét bạn để xem bạn thấy cái gì về cậu ta hài để mà cười)</w:t>
      </w:r>
    </w:p>
    <w:p w:rsidR="00000000" w:rsidDel="00000000" w:rsidP="00000000" w:rsidRDefault="00000000" w:rsidRPr="00000000" w14:paraId="0000048D">
      <w:pPr>
        <w:spacing w:after="240" w:before="240" w:line="480" w:lineRule="auto"/>
        <w:rPr/>
      </w:pPr>
      <w:r w:rsidDel="00000000" w:rsidR="00000000" w:rsidRPr="00000000">
        <w:rPr>
          <w:rtl w:val="0"/>
        </w:rPr>
        <w:t xml:space="preserve">(Bạn xua tay nói rằng không có gì đâu, cậu ta cũng không ép bạn nói ra)</w:t>
      </w:r>
    </w:p>
    <w:p w:rsidR="00000000" w:rsidDel="00000000" w:rsidP="00000000" w:rsidRDefault="00000000" w:rsidRPr="00000000" w14:paraId="0000048E">
      <w:pPr>
        <w:spacing w:after="240" w:before="240" w:line="480" w:lineRule="auto"/>
        <w:rPr/>
      </w:pPr>
      <w:r w:rsidDel="00000000" w:rsidR="00000000" w:rsidRPr="00000000">
        <w:rPr>
          <w:rtl w:val="0"/>
        </w:rPr>
        <w:t xml:space="preserve">(Ngồi trong bầu không khí hơi im lặng, bạn thấy vậy nên bắt chuyện với cậu bạn ngáy ngủ cho đỡ ngại)</w:t>
      </w:r>
    </w:p>
    <w:p w:rsidR="00000000" w:rsidDel="00000000" w:rsidP="00000000" w:rsidRDefault="00000000" w:rsidRPr="00000000" w14:paraId="0000048F">
      <w:pPr>
        <w:spacing w:after="240" w:before="240" w:line="480" w:lineRule="auto"/>
        <w:rPr/>
      </w:pPr>
      <w:r w:rsidDel="00000000" w:rsidR="00000000" w:rsidRPr="00000000">
        <w:rPr>
          <w:rtl w:val="0"/>
        </w:rPr>
        <w:t xml:space="preserve">(Bạn nói rằng lúc nãy trước khi vào lớp, bạn thấy cậu ta đi ra từ quán xiên bẩn với hai hộp xốp to đùng. Nhưng khi vào lớp bạn không thấy cậu ta cầm nữa, bạn hỏi cậu ta mua trước để chút học xong ăn sao.)</w:t>
      </w:r>
    </w:p>
    <w:p w:rsidR="00000000" w:rsidDel="00000000" w:rsidP="00000000" w:rsidRDefault="00000000" w:rsidRPr="00000000" w14:paraId="00000490">
      <w:pPr>
        <w:spacing w:after="240" w:before="240" w:line="480" w:lineRule="auto"/>
        <w:rPr/>
      </w:pPr>
      <w:r w:rsidDel="00000000" w:rsidR="00000000" w:rsidRPr="00000000">
        <w:rPr>
          <w:rtl w:val="0"/>
        </w:rPr>
        <w:t xml:space="preserve">(Gia Khiếu hơi lề mề ngồi thẳng dậy một chút rồi nói)</w:t>
      </w:r>
    </w:p>
    <w:p w:rsidR="00000000" w:rsidDel="00000000" w:rsidP="00000000" w:rsidRDefault="00000000" w:rsidRPr="00000000" w14:paraId="00000491">
      <w:pPr>
        <w:spacing w:after="240" w:before="240" w:line="480" w:lineRule="auto"/>
        <w:rPr/>
      </w:pPr>
      <w:r w:rsidDel="00000000" w:rsidR="00000000" w:rsidRPr="00000000">
        <w:rPr>
          <w:b w:val="1"/>
          <w:bCs w:val="1"/>
          <w:rtl w:val="0"/>
        </w:rPr>
        <w:t xml:space="preserve">Gia Khiếu</w:t>
      </w:r>
      <w:r w:rsidDel="00000000" w:rsidR="00000000" w:rsidRPr="00000000">
        <w:rPr>
          <w:rtl w:val="0"/>
        </w:rPr>
        <w:t xml:space="preserve">: “Bên kia”</w:t>
      </w:r>
    </w:p>
    <w:p w:rsidR="00000000" w:rsidDel="00000000" w:rsidP="00000000" w:rsidRDefault="00000000" w:rsidRPr="00000000" w14:paraId="00000492">
      <w:pPr>
        <w:spacing w:after="240" w:before="240" w:line="480" w:lineRule="auto"/>
        <w:rPr/>
      </w:pPr>
      <w:r w:rsidDel="00000000" w:rsidR="00000000" w:rsidRPr="00000000">
        <w:rPr>
          <w:rtl w:val="0"/>
        </w:rPr>
        <w:t xml:space="preserve">(Bạn nhìn theo hướng ngón tay Gia Khiếu chỉ và thấy… hai cậu bạn đang hủy diệt một hộp đồ viên chiên. Không những ăn rất nhanh mà còn multitask khi không ngừng ngoáy bút làm bài)</w:t>
      </w:r>
    </w:p>
    <w:p w:rsidR="00000000" w:rsidDel="00000000" w:rsidP="00000000" w:rsidRDefault="00000000" w:rsidRPr="00000000" w14:paraId="00000493">
      <w:pPr>
        <w:spacing w:after="240" w:before="240" w:line="480" w:lineRule="auto"/>
        <w:rPr/>
      </w:pPr>
      <w:r w:rsidDel="00000000" w:rsidR="00000000" w:rsidRPr="00000000">
        <w:rPr>
          <w:rtl w:val="0"/>
        </w:rPr>
        <w:t xml:space="preserve">(Bạn hỏi Gia Khiếu rằng đó là bạn của Gia Khiếu à.)</w:t>
      </w:r>
    </w:p>
    <w:p w:rsidR="00000000" w:rsidDel="00000000" w:rsidP="00000000" w:rsidRDefault="00000000" w:rsidRPr="00000000" w14:paraId="00000494">
      <w:pPr>
        <w:spacing w:after="240" w:before="240" w:line="480" w:lineRule="auto"/>
        <w:rPr/>
      </w:pPr>
      <w:r w:rsidDel="00000000" w:rsidR="00000000" w:rsidRPr="00000000">
        <w:rPr>
          <w:rtl w:val="0"/>
        </w:rPr>
        <w:t xml:space="preserve">Gia Khiếu: “Ừm”</w:t>
      </w:r>
    </w:p>
    <w:p w:rsidR="00000000" w:rsidDel="00000000" w:rsidP="00000000" w:rsidRDefault="00000000" w:rsidRPr="00000000" w14:paraId="00000495">
      <w:pPr>
        <w:spacing w:after="240" w:before="240" w:line="480" w:lineRule="auto"/>
        <w:rPr/>
      </w:pPr>
      <w:r w:rsidDel="00000000" w:rsidR="00000000" w:rsidRPr="00000000">
        <w:rPr>
          <w:rtl w:val="0"/>
        </w:rPr>
        <w:t xml:space="preserve">(Bạn thề rằng bạn thấy Gia Khiếu thì thầm điều gì đó về “hai thằng phàm ăn” nhưng bạn không nghe rõ được)</w:t>
      </w:r>
    </w:p>
    <w:p w:rsidR="00000000" w:rsidDel="00000000" w:rsidP="00000000" w:rsidRDefault="00000000" w:rsidRPr="00000000" w14:paraId="00000496">
      <w:pPr>
        <w:spacing w:after="240" w:before="240" w:line="480" w:lineRule="auto"/>
        <w:rPr/>
      </w:pPr>
      <w:r w:rsidDel="00000000" w:rsidR="00000000" w:rsidRPr="00000000">
        <w:rPr>
          <w:rtl w:val="0"/>
        </w:rPr>
        <w:t xml:space="preserve">(Nhưng có gì đó làm bạn tò mò hơn, sao Gia Khiếu không ngồi gần với hai người kia để ăn chung)</w:t>
      </w:r>
    </w:p>
    <w:p w:rsidR="00000000" w:rsidDel="00000000" w:rsidP="00000000" w:rsidRDefault="00000000" w:rsidRPr="00000000" w14:paraId="00000497">
      <w:pPr>
        <w:spacing w:after="240" w:before="240" w:line="480" w:lineRule="auto"/>
        <w:rPr/>
      </w:pPr>
      <w:r w:rsidDel="00000000" w:rsidR="00000000" w:rsidRPr="00000000">
        <w:rPr>
          <w:rtl w:val="0"/>
        </w:rPr>
        <w:t xml:space="preserve">Gia Khiếu: “Không đói”</w:t>
      </w:r>
    </w:p>
    <w:p w:rsidR="00000000" w:rsidDel="00000000" w:rsidP="00000000" w:rsidRDefault="00000000" w:rsidRPr="00000000" w14:paraId="00000498">
      <w:pPr>
        <w:spacing w:after="240" w:before="240" w:line="480" w:lineRule="auto"/>
        <w:rPr/>
      </w:pPr>
      <w:r w:rsidDel="00000000" w:rsidR="00000000" w:rsidRPr="00000000">
        <w:rPr>
          <w:rtl w:val="0"/>
        </w:rPr>
        <w:t xml:space="preserve">“Buồn ngủ, ở đây rộng dễ ngủ”</w:t>
      </w:r>
    </w:p>
    <w:p w:rsidR="00000000" w:rsidDel="00000000" w:rsidP="00000000" w:rsidRDefault="00000000" w:rsidRPr="00000000" w14:paraId="00000499">
      <w:pPr>
        <w:spacing w:after="240" w:before="240" w:line="480" w:lineRule="auto"/>
        <w:rPr/>
      </w:pPr>
      <w:r w:rsidDel="00000000" w:rsidR="00000000" w:rsidRPr="00000000">
        <w:rPr>
          <w:rtl w:val="0"/>
        </w:rPr>
        <w:t xml:space="preserve">(Bạn gật gù công nhận rằng ngồi một mình một bàn có nhiều chỗ để ngủ hơn thật)</w:t>
      </w:r>
    </w:p>
    <w:p w:rsidR="00000000" w:rsidDel="00000000" w:rsidP="00000000" w:rsidRDefault="00000000" w:rsidRPr="00000000" w14:paraId="0000049A">
      <w:pPr>
        <w:spacing w:after="240" w:before="240" w:line="480" w:lineRule="auto"/>
        <w:rPr/>
      </w:pPr>
      <w:r w:rsidDel="00000000" w:rsidR="00000000" w:rsidRPr="00000000">
        <w:rPr>
          <w:rtl w:val="0"/>
        </w:rPr>
        <w:t xml:space="preserve">(Bạn cũng quay sang hỏi Gia Khiếu về điều bạn thắc mắc nãy giờ)</w:t>
      </w:r>
    </w:p>
    <w:p w:rsidR="00000000" w:rsidDel="00000000" w:rsidP="00000000" w:rsidRDefault="00000000" w:rsidRPr="00000000" w14:paraId="0000049B">
      <w:pPr>
        <w:spacing w:after="240" w:before="240" w:line="480" w:lineRule="auto"/>
        <w:rPr>
          <w:b w:val="1"/>
          <w:bCs w:val="1"/>
          <w:shd w:fill="ffd966" w:val="clear"/>
        </w:rPr>
      </w:pPr>
      <w:r w:rsidDel="00000000" w:rsidR="00000000" w:rsidRPr="00000000">
        <w:rPr>
          <w:b w:val="1"/>
          <w:bCs w:val="1"/>
          <w:shd w:fill="ffd966" w:val="clear"/>
          <w:rtl w:val="0"/>
        </w:rPr>
        <w:t xml:space="preserve">&lt;Hỏi rằng ngủ vậy nghe giảng kiểu gì&gt;</w:t>
      </w:r>
    </w:p>
    <w:p w:rsidR="00000000" w:rsidDel="00000000" w:rsidP="00000000" w:rsidRDefault="00000000" w:rsidRPr="00000000" w14:paraId="0000049C">
      <w:pPr>
        <w:spacing w:after="240" w:before="240" w:line="480" w:lineRule="auto"/>
        <w:rPr>
          <w:b w:val="1"/>
          <w:bCs w:val="1"/>
          <w:shd w:fill="ffd966" w:val="clear"/>
        </w:rPr>
      </w:pPr>
      <w:r w:rsidDel="00000000" w:rsidR="00000000" w:rsidRPr="00000000">
        <w:rPr>
          <w:b w:val="1"/>
          <w:bCs w:val="1"/>
          <w:shd w:fill="ffd966" w:val="clear"/>
          <w:rtl w:val="0"/>
        </w:rPr>
        <w:t xml:space="preserve">&lt;Hỏi tại sao mới vào lớp mà đã ngủ rồi, cậu đi học để ngủ sao&gt;</w:t>
      </w:r>
    </w:p>
    <w:p w:rsidR="00000000" w:rsidDel="00000000" w:rsidP="00000000" w:rsidRDefault="00000000" w:rsidRPr="00000000" w14:paraId="0000049D">
      <w:pPr>
        <w:spacing w:after="240" w:before="240" w:line="480" w:lineRule="auto"/>
        <w:rPr/>
      </w:pPr>
      <w:r w:rsidDel="00000000" w:rsidR="00000000" w:rsidRPr="00000000">
        <w:br w:type="page"/>
      </w:r>
      <w:r w:rsidDel="00000000" w:rsidR="00000000" w:rsidRPr="00000000">
        <w:rPr>
          <w:rtl w:val="0"/>
        </w:rPr>
      </w:r>
    </w:p>
    <w:p w:rsidR="00000000" w:rsidDel="00000000" w:rsidP="00000000" w:rsidRDefault="00000000" w:rsidRPr="00000000" w14:paraId="0000049E">
      <w:pPr>
        <w:spacing w:after="240" w:before="240" w:line="480" w:lineRule="auto"/>
        <w:rPr>
          <w:b w:val="1"/>
          <w:bCs w:val="1"/>
          <w:shd w:fill="ffd966" w:val="clear"/>
        </w:rPr>
      </w:pPr>
      <w:r w:rsidDel="00000000" w:rsidR="00000000" w:rsidRPr="00000000">
        <w:rPr>
          <w:b w:val="1"/>
          <w:bCs w:val="1"/>
          <w:shd w:fill="ffd966" w:val="clear"/>
          <w:rtl w:val="0"/>
        </w:rPr>
        <w:t xml:space="preserve">&lt;Hỏi rằng ngủ vậy nghe giảng kiểu gì&gt;</w:t>
      </w:r>
    </w:p>
    <w:p w:rsidR="00000000" w:rsidDel="00000000" w:rsidP="00000000" w:rsidRDefault="00000000" w:rsidRPr="00000000" w14:paraId="0000049F">
      <w:pPr>
        <w:spacing w:after="240" w:before="240" w:line="480" w:lineRule="auto"/>
        <w:rPr/>
      </w:pPr>
      <w:r w:rsidDel="00000000" w:rsidR="00000000" w:rsidRPr="00000000">
        <w:rPr>
          <w:rtl w:val="0"/>
        </w:rPr>
        <w:t xml:space="preserve">Gia Khiếu: “vừa ngủ vừa nghe, giải bài trong mơ”</w:t>
      </w:r>
    </w:p>
    <w:p w:rsidR="00000000" w:rsidDel="00000000" w:rsidP="00000000" w:rsidRDefault="00000000" w:rsidRPr="00000000" w14:paraId="000004A0">
      <w:pPr>
        <w:spacing w:after="240" w:before="240" w:line="480" w:lineRule="auto"/>
        <w:rPr/>
      </w:pPr>
      <w:r w:rsidDel="00000000" w:rsidR="00000000" w:rsidRPr="00000000">
        <w:rPr>
          <w:rtl w:val="0"/>
        </w:rPr>
        <w:t xml:space="preserve">(Bạn không tin vào tai mình, gặng hỏi lại là Gia Khiếu có đang đùa không)</w:t>
      </w:r>
    </w:p>
    <w:p w:rsidR="00000000" w:rsidDel="00000000" w:rsidP="00000000" w:rsidRDefault="00000000" w:rsidRPr="00000000" w14:paraId="000004A1">
      <w:pPr>
        <w:spacing w:after="240" w:before="240" w:line="480" w:lineRule="auto"/>
        <w:rPr/>
      </w:pPr>
      <w:r w:rsidDel="00000000" w:rsidR="00000000" w:rsidRPr="00000000">
        <w:rPr>
          <w:rtl w:val="0"/>
        </w:rPr>
        <w:t xml:space="preserve">Gia Khiếu:”...”</w:t>
      </w:r>
    </w:p>
    <w:p w:rsidR="00000000" w:rsidDel="00000000" w:rsidP="00000000" w:rsidRDefault="00000000" w:rsidRPr="00000000" w14:paraId="000004A2">
      <w:pPr>
        <w:spacing w:after="240" w:before="240" w:line="480" w:lineRule="auto"/>
        <w:rPr/>
      </w:pPr>
      <w:r w:rsidDel="00000000" w:rsidR="00000000" w:rsidRPr="00000000">
        <w:rPr>
          <w:rtl w:val="0"/>
        </w:rPr>
        <w:t xml:space="preserve">(...)</w:t>
      </w:r>
    </w:p>
    <w:p w:rsidR="00000000" w:rsidDel="00000000" w:rsidP="00000000" w:rsidRDefault="00000000" w:rsidRPr="00000000" w14:paraId="000004A3">
      <w:pPr>
        <w:spacing w:after="240" w:before="240" w:line="480" w:lineRule="auto"/>
        <w:rPr/>
      </w:pPr>
      <w:r w:rsidDel="00000000" w:rsidR="00000000" w:rsidRPr="00000000">
        <w:rPr>
          <w:rtl w:val="0"/>
        </w:rPr>
        <w:t xml:space="preserve">Gia Khiếu: “…”</w:t>
      </w:r>
    </w:p>
    <w:p w:rsidR="00000000" w:rsidDel="00000000" w:rsidP="00000000" w:rsidRDefault="00000000" w:rsidRPr="00000000" w14:paraId="000004A4">
      <w:pPr>
        <w:spacing w:after="240" w:before="240" w:line="480" w:lineRule="auto"/>
        <w:rPr/>
      </w:pPr>
      <w:r w:rsidDel="00000000" w:rsidR="00000000" w:rsidRPr="00000000">
        <w:rPr>
          <w:rtl w:val="0"/>
        </w:rPr>
        <w:t xml:space="preserve">(Bạn hỏi lại lần nữa là có phải cậu ấy nói thật không)</w:t>
      </w:r>
    </w:p>
    <w:p w:rsidR="00000000" w:rsidDel="00000000" w:rsidP="00000000" w:rsidRDefault="00000000" w:rsidRPr="00000000" w14:paraId="000004A5">
      <w:pPr>
        <w:spacing w:after="240" w:before="240" w:line="480" w:lineRule="auto"/>
        <w:rPr/>
      </w:pPr>
      <w:r w:rsidDel="00000000" w:rsidR="00000000" w:rsidRPr="00000000">
        <w:rPr>
          <w:rtl w:val="0"/>
        </w:rPr>
        <w:t xml:space="preserve">(Đáp lại bạn là cái gật đầu hững hờ của Gia Khiếu)</w:t>
      </w:r>
    </w:p>
    <w:p w:rsidR="00000000" w:rsidDel="00000000" w:rsidP="00000000" w:rsidRDefault="00000000" w:rsidRPr="00000000" w14:paraId="000004A6">
      <w:pPr>
        <w:spacing w:after="240" w:before="240" w:line="480" w:lineRule="auto"/>
        <w:rPr>
          <w:b w:val="1"/>
          <w:bCs w:val="1"/>
          <w:shd w:fill="ffe599" w:val="clear"/>
        </w:rPr>
      </w:pPr>
      <w:r w:rsidDel="00000000" w:rsidR="00000000" w:rsidRPr="00000000">
        <w:rPr>
          <w:b w:val="1"/>
          <w:bCs w:val="1"/>
          <w:shd w:fill="ffe599" w:val="clear"/>
          <w:rtl w:val="0"/>
        </w:rPr>
        <w:t xml:space="preserve">&lt;Hỏi Gia Khiếu thiên tài à&gt;</w:t>
      </w:r>
    </w:p>
    <w:p w:rsidR="00000000" w:rsidDel="00000000" w:rsidP="00000000" w:rsidRDefault="00000000" w:rsidRPr="00000000" w14:paraId="000004A7">
      <w:pPr>
        <w:spacing w:after="240" w:before="240" w:line="480" w:lineRule="auto"/>
        <w:rPr>
          <w:b w:val="1"/>
          <w:bCs w:val="1"/>
          <w:shd w:fill="ffe599" w:val="clear"/>
        </w:rPr>
      </w:pPr>
      <w:r w:rsidDel="00000000" w:rsidR="00000000" w:rsidRPr="00000000">
        <w:rPr>
          <w:b w:val="1"/>
          <w:bCs w:val="1"/>
          <w:shd w:fill="ffe599" w:val="clear"/>
          <w:rtl w:val="0"/>
        </w:rPr>
        <w:t xml:space="preserve">&lt;Phủ nhận Gia Khiếu và khẳng định cậu ta đang trêu bạn&gt;</w:t>
      </w:r>
      <w:r w:rsidDel="00000000" w:rsidR="00000000" w:rsidRPr="00000000">
        <w:br w:type="page"/>
      </w:r>
      <w:r w:rsidDel="00000000" w:rsidR="00000000" w:rsidRPr="00000000">
        <w:rPr>
          <w:rtl w:val="0"/>
        </w:rPr>
      </w:r>
    </w:p>
    <w:p w:rsidR="00000000" w:rsidDel="00000000" w:rsidP="00000000" w:rsidRDefault="00000000" w:rsidRPr="00000000" w14:paraId="000004A8">
      <w:pPr>
        <w:spacing w:after="240" w:before="240" w:line="480" w:lineRule="auto"/>
        <w:rPr>
          <w:b w:val="1"/>
          <w:bCs w:val="1"/>
        </w:rPr>
      </w:pPr>
      <w:r w:rsidDel="00000000" w:rsidR="00000000" w:rsidRPr="00000000">
        <w:rPr>
          <w:b w:val="1"/>
          <w:bCs w:val="1"/>
          <w:shd w:fill="ffe599" w:val="clear"/>
          <w:rtl w:val="0"/>
        </w:rPr>
        <w:t xml:space="preserve">&lt;Hỏi Gia Khiếu thiên tài à&gt;</w:t>
      </w:r>
      <w:r w:rsidDel="00000000" w:rsidR="00000000" w:rsidRPr="00000000">
        <w:rPr>
          <w:rtl w:val="0"/>
        </w:rPr>
      </w:r>
    </w:p>
    <w:p w:rsidR="00000000" w:rsidDel="00000000" w:rsidP="00000000" w:rsidRDefault="00000000" w:rsidRPr="00000000" w14:paraId="000004A9">
      <w:pPr>
        <w:spacing w:after="240" w:before="240" w:line="480" w:lineRule="auto"/>
        <w:rPr/>
      </w:pPr>
      <w:r w:rsidDel="00000000" w:rsidR="00000000" w:rsidRPr="00000000">
        <w:rPr>
          <w:rtl w:val="0"/>
        </w:rPr>
        <w:t xml:space="preserve">(Bạn thấy Gia khiêu hơi nhoẻn miệng cười, hình như câu bạn vừa nói đã chọc cười cậu ta.)</w:t>
      </w:r>
    </w:p>
    <w:p w:rsidR="00000000" w:rsidDel="00000000" w:rsidP="00000000" w:rsidRDefault="00000000" w:rsidRPr="00000000" w14:paraId="000004AA">
      <w:pPr>
        <w:spacing w:after="240" w:before="240" w:line="480" w:lineRule="auto"/>
        <w:rPr>
          <w:shd w:fill="b6d7a8" w:val="clear"/>
        </w:rPr>
      </w:pPr>
      <w:r w:rsidDel="00000000" w:rsidR="00000000" w:rsidRPr="00000000">
        <w:rPr>
          <w:shd w:fill="b6d7a8" w:val="clear"/>
          <w:rtl w:val="0"/>
        </w:rPr>
        <w:t xml:space="preserve">[+1 fp GK]</w:t>
      </w:r>
    </w:p>
    <w:p w:rsidR="00000000" w:rsidDel="00000000" w:rsidP="00000000" w:rsidRDefault="00000000" w:rsidRPr="00000000" w14:paraId="000004AB">
      <w:pPr>
        <w:spacing w:after="240" w:before="240" w:line="480" w:lineRule="auto"/>
        <w:rPr/>
      </w:pPr>
      <w:r w:rsidDel="00000000" w:rsidR="00000000" w:rsidRPr="00000000">
        <w:rPr>
          <w:rtl w:val="0"/>
        </w:rPr>
        <w:t xml:space="preserve">(Thấy bạn tin lời mình nói, Gia Khiếu nói tiếp)</w:t>
      </w:r>
    </w:p>
    <w:p w:rsidR="00000000" w:rsidDel="00000000" w:rsidP="00000000" w:rsidRDefault="00000000" w:rsidRPr="00000000" w14:paraId="000004AC">
      <w:pPr>
        <w:spacing w:after="240" w:before="240" w:line="480" w:lineRule="auto"/>
        <w:rPr/>
      </w:pPr>
      <w:r w:rsidDel="00000000" w:rsidR="00000000" w:rsidRPr="00000000">
        <w:rPr>
          <w:b w:val="1"/>
          <w:bCs w:val="1"/>
          <w:rtl w:val="0"/>
        </w:rPr>
        <w:t xml:space="preserve">Gia Khiếu</w:t>
      </w:r>
      <w:r w:rsidDel="00000000" w:rsidR="00000000" w:rsidRPr="00000000">
        <w:rPr>
          <w:rtl w:val="0"/>
        </w:rPr>
        <w:t xml:space="preserve">: “Ừm, như âm thanh trắng nghe khi đi ngủ, vừa nghe vừa ngủ là học được”</w:t>
      </w:r>
    </w:p>
    <w:p w:rsidR="00000000" w:rsidDel="00000000" w:rsidP="00000000" w:rsidRDefault="00000000" w:rsidRPr="00000000" w14:paraId="000004AD">
      <w:pPr>
        <w:spacing w:after="240" w:before="240" w:line="480" w:lineRule="auto"/>
        <w:rPr/>
      </w:pPr>
      <w:r w:rsidDel="00000000" w:rsidR="00000000" w:rsidRPr="00000000">
        <w:rPr>
          <w:rtl w:val="0"/>
        </w:rPr>
        <w:t xml:space="preserve">“Cả đọc bài trước khi đi học”</w:t>
      </w:r>
    </w:p>
    <w:p w:rsidR="00000000" w:rsidDel="00000000" w:rsidP="00000000" w:rsidRDefault="00000000" w:rsidRPr="00000000" w14:paraId="000004AE">
      <w:pPr>
        <w:spacing w:after="240" w:before="240" w:line="480" w:lineRule="auto"/>
        <w:rPr/>
      </w:pPr>
      <w:r w:rsidDel="00000000" w:rsidR="00000000" w:rsidRPr="00000000">
        <w:rPr>
          <w:rtl w:val="0"/>
        </w:rPr>
        <w:t xml:space="preserve">(Bạn nói rằng hóa ra Gia Khiếu là một người chăm học kiểu mẫu)</w:t>
      </w:r>
    </w:p>
    <w:p w:rsidR="00000000" w:rsidDel="00000000" w:rsidP="00000000" w:rsidRDefault="00000000" w:rsidRPr="00000000" w14:paraId="000004AF">
      <w:pPr>
        <w:spacing w:after="240" w:before="240" w:line="480" w:lineRule="auto"/>
        <w:rPr/>
      </w:pPr>
      <w:r w:rsidDel="00000000" w:rsidR="00000000" w:rsidRPr="00000000">
        <w:rPr>
          <w:b w:val="1"/>
          <w:bCs w:val="1"/>
          <w:rtl w:val="0"/>
        </w:rPr>
        <w:t xml:space="preserve">GIa Khiếu</w:t>
      </w:r>
      <w:r w:rsidDel="00000000" w:rsidR="00000000" w:rsidRPr="00000000">
        <w:rPr>
          <w:rtl w:val="0"/>
        </w:rPr>
        <w:t xml:space="preserve">: “Không phải”</w:t>
      </w:r>
    </w:p>
    <w:p w:rsidR="00000000" w:rsidDel="00000000" w:rsidP="00000000" w:rsidRDefault="00000000" w:rsidRPr="00000000" w14:paraId="000004B0">
      <w:pPr>
        <w:spacing w:after="240" w:before="240" w:line="480" w:lineRule="auto"/>
        <w:rPr/>
      </w:pPr>
      <w:r w:rsidDel="00000000" w:rsidR="00000000" w:rsidRPr="00000000">
        <w:rPr>
          <w:rtl w:val="0"/>
        </w:rPr>
        <w:t xml:space="preserve">“Giải bài tốt, điểm tốt, được ăn nhiều bánh mì và sữa đậu nành”</w:t>
      </w:r>
    </w:p>
    <w:p w:rsidR="00000000" w:rsidDel="00000000" w:rsidP="00000000" w:rsidRDefault="00000000" w:rsidRPr="00000000" w14:paraId="000004B1">
      <w:pPr>
        <w:spacing w:after="240" w:before="240" w:line="480" w:lineRule="auto"/>
        <w:rPr/>
      </w:pPr>
      <w:r w:rsidDel="00000000" w:rsidR="00000000" w:rsidRPr="00000000">
        <w:rPr>
          <w:rtl w:val="0"/>
        </w:rPr>
        <w:t xml:space="preserve">(Bạn hết nói nổi, không ngờ trong học tập cũng có chỗ cho lạm phát vật chất)</w:t>
      </w:r>
    </w:p>
    <w:p w:rsidR="00000000" w:rsidDel="00000000" w:rsidP="00000000" w:rsidRDefault="00000000" w:rsidRPr="00000000" w14:paraId="000004B2">
      <w:pPr>
        <w:spacing w:after="240" w:before="240" w:line="480" w:lineRule="auto"/>
        <w:rPr/>
      </w:pPr>
      <w:r w:rsidDel="00000000" w:rsidR="00000000" w:rsidRPr="00000000">
        <w:rPr>
          <w:b w:val="1"/>
          <w:bCs w:val="1"/>
          <w:rtl w:val="0"/>
        </w:rPr>
        <w:t xml:space="preserve">Gia Khiếu</w:t>
      </w:r>
      <w:r w:rsidDel="00000000" w:rsidR="00000000" w:rsidRPr="00000000">
        <w:rPr>
          <w:rtl w:val="0"/>
        </w:rPr>
        <w:t xml:space="preserve">: (gật đầu)</w:t>
      </w:r>
    </w:p>
    <w:p w:rsidR="00000000" w:rsidDel="00000000" w:rsidP="00000000" w:rsidRDefault="00000000" w:rsidRPr="00000000" w14:paraId="000004B3">
      <w:pPr>
        <w:spacing w:after="240" w:before="240" w:line="480" w:lineRule="auto"/>
        <w:rPr/>
      </w:pPr>
      <w:r w:rsidDel="00000000" w:rsidR="00000000" w:rsidRPr="00000000">
        <w:rPr>
          <w:rtl w:val="0"/>
        </w:rPr>
        <w:t xml:space="preserve">“Có mục tiêu, mới muốn làm”</w:t>
      </w:r>
    </w:p>
    <w:p w:rsidR="00000000" w:rsidDel="00000000" w:rsidP="00000000" w:rsidRDefault="00000000" w:rsidRPr="00000000" w14:paraId="000004B4">
      <w:pPr>
        <w:spacing w:after="240" w:before="240" w:line="480" w:lineRule="auto"/>
        <w:rPr/>
      </w:pPr>
      <w:r w:rsidDel="00000000" w:rsidR="00000000" w:rsidRPr="00000000">
        <w:rPr>
          <w:rtl w:val="0"/>
        </w:rPr>
        <w:t xml:space="preserve">(Bạn cười vì lý do cố gắng khá là ngây ngô của Gia Khiếu. Trong khi cậu ấy nói rằng hai người bạn của mình phàm ăn, thì lại học vì đồ ăn)</w:t>
      </w:r>
    </w:p>
    <w:p w:rsidR="00000000" w:rsidDel="00000000" w:rsidP="00000000" w:rsidRDefault="00000000" w:rsidRPr="00000000" w14:paraId="000004B5">
      <w:pPr>
        <w:spacing w:after="240" w:before="240" w:line="480" w:lineRule="auto"/>
        <w:rPr/>
      </w:pPr>
      <w:r w:rsidDel="00000000" w:rsidR="00000000" w:rsidRPr="00000000">
        <w:rPr>
          <w:rtl w:val="0"/>
        </w:rPr>
        <w:t xml:space="preserve">(Cười xong, bạn nói rằng chắc Gia Khiếu học giỏi lắm, mục tiêu nghe có vẻ ngon vậy mà)</w:t>
      </w:r>
      <w:r w:rsidDel="00000000" w:rsidR="00000000" w:rsidRPr="00000000">
        <w:br w:type="page"/>
      </w:r>
      <w:r w:rsidDel="00000000" w:rsidR="00000000" w:rsidRPr="00000000">
        <w:rPr>
          <w:rtl w:val="0"/>
        </w:rPr>
      </w:r>
    </w:p>
    <w:p w:rsidR="00000000" w:rsidDel="00000000" w:rsidP="00000000" w:rsidRDefault="00000000" w:rsidRPr="00000000" w14:paraId="000004B6">
      <w:pPr>
        <w:spacing w:after="240" w:before="240" w:line="480" w:lineRule="auto"/>
        <w:rPr>
          <w:b w:val="1"/>
          <w:bCs w:val="1"/>
          <w:shd w:fill="ffe599" w:val="clear"/>
        </w:rPr>
      </w:pPr>
      <w:r w:rsidDel="00000000" w:rsidR="00000000" w:rsidRPr="00000000">
        <w:rPr>
          <w:b w:val="1"/>
          <w:bCs w:val="1"/>
          <w:shd w:fill="ffe599" w:val="clear"/>
          <w:rtl w:val="0"/>
        </w:rPr>
        <w:t xml:space="preserve">&lt;Phủ nhận Gia Khiếu và khẳng định cậu ta đang trêu bạn&gt;</w:t>
      </w:r>
    </w:p>
    <w:p w:rsidR="00000000" w:rsidDel="00000000" w:rsidP="00000000" w:rsidRDefault="00000000" w:rsidRPr="00000000" w14:paraId="000004B7">
      <w:pPr>
        <w:spacing w:after="240" w:before="240" w:line="480" w:lineRule="auto"/>
        <w:rPr>
          <w:b w:val="1"/>
          <w:bCs w:val="1"/>
          <w:shd w:fill="dd7e6b" w:val="clear"/>
        </w:rPr>
      </w:pPr>
      <w:r w:rsidDel="00000000" w:rsidR="00000000" w:rsidRPr="00000000">
        <w:rPr>
          <w:b w:val="1"/>
          <w:bCs w:val="1"/>
          <w:shd w:fill="dd7e6b" w:val="clear"/>
          <w:rtl w:val="0"/>
        </w:rPr>
        <w:t xml:space="preserve">[-1 fp GK]</w:t>
      </w:r>
    </w:p>
    <w:p w:rsidR="00000000" w:rsidDel="00000000" w:rsidP="00000000" w:rsidRDefault="00000000" w:rsidRPr="00000000" w14:paraId="000004B8">
      <w:pPr>
        <w:spacing w:after="240" w:before="240" w:line="480" w:lineRule="auto"/>
        <w:rPr/>
      </w:pPr>
      <w:r w:rsidDel="00000000" w:rsidR="00000000" w:rsidRPr="00000000">
        <w:rPr>
          <w:rtl w:val="0"/>
        </w:rPr>
        <w:t xml:space="preserve">Gia Khiếu: “.. không tin thì thôi”</w:t>
      </w:r>
    </w:p>
    <w:p w:rsidR="00000000" w:rsidDel="00000000" w:rsidP="00000000" w:rsidRDefault="00000000" w:rsidRPr="00000000" w14:paraId="000004B9">
      <w:pPr>
        <w:spacing w:after="240" w:before="240" w:line="480" w:lineRule="auto"/>
        <w:rPr/>
      </w:pPr>
      <w:r w:rsidDel="00000000" w:rsidR="00000000" w:rsidRPr="00000000">
        <w:rPr>
          <w:rtl w:val="0"/>
        </w:rPr>
        <w:t xml:space="preserve">(Bạn nghĩ rằng Gia Khiếu đang nói xạo và chỉ là một người cố gắng rất nhiều nhưng tỏ ra không quan tâm. Dẫu vậy, bạn vẫn nói chắc cậu ấy học giỏi lắm)</w:t>
      </w:r>
      <w:r w:rsidDel="00000000" w:rsidR="00000000" w:rsidRPr="00000000">
        <w:br w:type="page"/>
      </w:r>
      <w:r w:rsidDel="00000000" w:rsidR="00000000" w:rsidRPr="00000000">
        <w:rPr>
          <w:rtl w:val="0"/>
        </w:rPr>
      </w:r>
    </w:p>
    <w:p w:rsidR="00000000" w:rsidDel="00000000" w:rsidP="00000000" w:rsidRDefault="00000000" w:rsidRPr="00000000" w14:paraId="000004BA">
      <w:pPr>
        <w:spacing w:after="240" w:before="240" w:line="480" w:lineRule="auto"/>
        <w:rPr/>
      </w:pPr>
      <w:r w:rsidDel="00000000" w:rsidR="00000000" w:rsidRPr="00000000">
        <w:rPr>
          <w:b w:val="1"/>
          <w:bCs w:val="1"/>
          <w:rtl w:val="0"/>
        </w:rPr>
        <w:t xml:space="preserve">Gia Khiếu</w:t>
      </w:r>
      <w:r w:rsidDel="00000000" w:rsidR="00000000" w:rsidRPr="00000000">
        <w:rPr>
          <w:rtl w:val="0"/>
        </w:rPr>
        <w:t xml:space="preserve">: “Học được”</w:t>
      </w:r>
    </w:p>
    <w:p w:rsidR="00000000" w:rsidDel="00000000" w:rsidP="00000000" w:rsidRDefault="00000000" w:rsidRPr="00000000" w14:paraId="000004BB">
      <w:pPr>
        <w:spacing w:after="240" w:before="240" w:line="480" w:lineRule="auto"/>
        <w:rPr/>
      </w:pPr>
      <w:r w:rsidDel="00000000" w:rsidR="00000000" w:rsidRPr="00000000">
        <w:rPr>
          <w:rtl w:val="0"/>
        </w:rPr>
        <w:t xml:space="preserve">(Sau đó Gia Khiếu giơ lên một tờ đề cương chi chít dấu tích đỏ, trên cùng là 2 số 10 to đùng. Làm sao cậu ta lại có được 2 con 10 trên một bài kiểm tra vậy, hình như hơi ảo quá thì phải)</w:t>
      </w:r>
    </w:p>
    <w:p w:rsidR="00000000" w:rsidDel="00000000" w:rsidP="00000000" w:rsidRDefault="00000000" w:rsidRPr="00000000" w14:paraId="000004BC">
      <w:pPr>
        <w:spacing w:after="240" w:before="240" w:line="480" w:lineRule="auto"/>
        <w:rPr/>
      </w:pPr>
      <w:r w:rsidDel="00000000" w:rsidR="00000000" w:rsidRPr="00000000">
        <w:rPr>
          <w:rtl w:val="0"/>
        </w:rPr>
        <w:t xml:space="preserve">(Bạn lắc đầu bỏ qua suy nghĩ đó, liền nhờ Gia Khiếu sau này có gì giúp đỡ bạn nhiều vì bạn hơi yếu môn toán)</w:t>
      </w:r>
    </w:p>
    <w:p w:rsidR="00000000" w:rsidDel="00000000" w:rsidP="00000000" w:rsidRDefault="00000000" w:rsidRPr="00000000" w14:paraId="000004BD">
      <w:pPr>
        <w:spacing w:after="240" w:before="240" w:line="480" w:lineRule="auto"/>
        <w:rPr/>
      </w:pPr>
      <w:r w:rsidDel="00000000" w:rsidR="00000000" w:rsidRPr="00000000">
        <w:rPr>
          <w:b w:val="1"/>
          <w:bCs w:val="1"/>
          <w:rtl w:val="0"/>
        </w:rPr>
        <w:t xml:space="preserve">Gia Khiếu</w:t>
      </w:r>
      <w:r w:rsidDel="00000000" w:rsidR="00000000" w:rsidRPr="00000000">
        <w:rPr>
          <w:rtl w:val="0"/>
        </w:rPr>
        <w:t xml:space="preserve">: (giơ tay ok lên)</w:t>
      </w:r>
    </w:p>
    <w:p w:rsidR="00000000" w:rsidDel="00000000" w:rsidP="00000000" w:rsidRDefault="00000000" w:rsidRPr="00000000" w14:paraId="000004BE">
      <w:pPr>
        <w:spacing w:after="240" w:before="240" w:line="480" w:lineRule="auto"/>
        <w:rPr/>
      </w:pPr>
      <w:r w:rsidDel="00000000" w:rsidR="00000000" w:rsidRPr="00000000">
        <w:rPr>
          <w:rtl w:val="0"/>
        </w:rPr>
        <w:t xml:space="preserve">(Bỗng bạn cảm thấy có hai đôi mắt đang nhìn mình chằm chằm)</w:t>
      </w:r>
    </w:p>
    <w:p w:rsidR="00000000" w:rsidDel="00000000" w:rsidP="00000000" w:rsidRDefault="00000000" w:rsidRPr="00000000" w14:paraId="000004BF">
      <w:pPr>
        <w:spacing w:after="240" w:before="240" w:line="480" w:lineRule="auto"/>
        <w:rPr/>
      </w:pPr>
      <w:r w:rsidDel="00000000" w:rsidR="00000000" w:rsidRPr="00000000">
        <w:rPr>
          <w:b w:val="1"/>
          <w:bCs w:val="1"/>
          <w:rtl w:val="0"/>
        </w:rPr>
        <w:t xml:space="preserve">???</w:t>
      </w:r>
      <w:r w:rsidDel="00000000" w:rsidR="00000000" w:rsidRPr="00000000">
        <w:rPr>
          <w:rtl w:val="0"/>
        </w:rPr>
        <w:t xml:space="preserve">: “Không ngờ luôn trời”</w:t>
      </w:r>
    </w:p>
    <w:p w:rsidR="00000000" w:rsidDel="00000000" w:rsidP="00000000" w:rsidRDefault="00000000" w:rsidRPr="00000000" w14:paraId="000004C0">
      <w:pPr>
        <w:spacing w:after="240" w:before="240" w:line="480" w:lineRule="auto"/>
        <w:rPr/>
      </w:pPr>
      <w:r w:rsidDel="00000000" w:rsidR="00000000" w:rsidRPr="00000000">
        <w:rPr>
          <w:b w:val="1"/>
          <w:bCs w:val="1"/>
          <w:rtl w:val="0"/>
        </w:rPr>
        <w:t xml:space="preserve">???</w:t>
      </w:r>
      <w:r w:rsidDel="00000000" w:rsidR="00000000" w:rsidRPr="00000000">
        <w:rPr>
          <w:rtl w:val="0"/>
        </w:rPr>
        <w:t xml:space="preserve">: “Tao chưa bao giờ thấy nó nói nhiều như thế với người mới gặp luôn”</w:t>
      </w:r>
    </w:p>
    <w:p w:rsidR="00000000" w:rsidDel="00000000" w:rsidP="00000000" w:rsidRDefault="00000000" w:rsidRPr="00000000" w14:paraId="000004C1">
      <w:pPr>
        <w:spacing w:after="240" w:before="240" w:line="480" w:lineRule="auto"/>
        <w:rPr/>
      </w:pPr>
      <w:r w:rsidDel="00000000" w:rsidR="00000000" w:rsidRPr="00000000">
        <w:rPr>
          <w:b w:val="1"/>
          <w:bCs w:val="1"/>
          <w:rtl w:val="0"/>
        </w:rPr>
        <w:t xml:space="preserve">“</w:t>
      </w:r>
      <w:r w:rsidDel="00000000" w:rsidR="00000000" w:rsidRPr="00000000">
        <w:rPr>
          <w:rtl w:val="0"/>
        </w:rPr>
        <w:t xml:space="preserve">Gia Khiếu dậy trong vòng 10p đầu tiên của lớp là khá điên đấy, mày véo tai tao phát xem có phải thật không”</w:t>
      </w:r>
    </w:p>
    <w:p w:rsidR="00000000" w:rsidDel="00000000" w:rsidP="00000000" w:rsidRDefault="00000000" w:rsidRPr="00000000" w14:paraId="000004C2">
      <w:pPr>
        <w:spacing w:after="240" w:before="240" w:line="480" w:lineRule="auto"/>
        <w:rPr/>
      </w:pPr>
      <w:r w:rsidDel="00000000" w:rsidR="00000000" w:rsidRPr="00000000">
        <w:rPr>
          <w:rtl w:val="0"/>
        </w:rPr>
        <w:t xml:space="preserve">(Sau đó bạn nghe thấy tiếng ai đó kêu oai oái, “ai bảo mày kéo mạnh thế, dừng đi, dừng đi”)</w:t>
      </w:r>
    </w:p>
    <w:p w:rsidR="00000000" w:rsidDel="00000000" w:rsidP="00000000" w:rsidRDefault="00000000" w:rsidRPr="00000000" w14:paraId="000004C3">
      <w:pPr>
        <w:spacing w:after="240" w:before="240" w:line="480" w:lineRule="auto"/>
        <w:rPr/>
      </w:pPr>
      <w:r w:rsidDel="00000000" w:rsidR="00000000" w:rsidRPr="00000000">
        <w:rPr>
          <w:rtl w:val="0"/>
        </w:rPr>
        <w:t xml:space="preserve">(Thấy bạn nhìn lại, hai cậu bạn kia liền thu lại ánh mắt nhìn chằm chằm)</w:t>
      </w:r>
    </w:p>
    <w:p w:rsidR="00000000" w:rsidDel="00000000" w:rsidP="00000000" w:rsidRDefault="00000000" w:rsidRPr="00000000" w14:paraId="000004C4">
      <w:pPr>
        <w:spacing w:after="240" w:before="240" w:line="480" w:lineRule="auto"/>
        <w:rPr/>
      </w:pPr>
      <w:r w:rsidDel="00000000" w:rsidR="00000000" w:rsidRPr="00000000">
        <w:rPr>
          <w:b w:val="1"/>
          <w:bCs w:val="1"/>
          <w:rtl w:val="0"/>
        </w:rPr>
        <w:t xml:space="preserve">???</w:t>
      </w:r>
      <w:r w:rsidDel="00000000" w:rsidR="00000000" w:rsidRPr="00000000">
        <w:rPr>
          <w:rtl w:val="0"/>
        </w:rPr>
        <w:t xml:space="preserve">: “Xin lỗi bạn nha, hihi do lần đầu thấy chuyện lạ ấy mà,”</w:t>
      </w:r>
    </w:p>
    <w:p w:rsidR="00000000" w:rsidDel="00000000" w:rsidP="00000000" w:rsidRDefault="00000000" w:rsidRPr="00000000" w14:paraId="000004C5">
      <w:pPr>
        <w:spacing w:after="240" w:before="240" w:line="480" w:lineRule="auto"/>
        <w:rPr/>
      </w:pPr>
      <w:r w:rsidDel="00000000" w:rsidR="00000000" w:rsidRPr="00000000">
        <w:rPr>
          <w:rtl w:val="0"/>
        </w:rPr>
        <w:t xml:space="preserve">“Mình là Phong…. nhoàm…. Lê”</w:t>
      </w:r>
    </w:p>
    <w:p w:rsidR="00000000" w:rsidDel="00000000" w:rsidP="00000000" w:rsidRDefault="00000000" w:rsidRPr="00000000" w14:paraId="000004C6">
      <w:pPr>
        <w:spacing w:after="240" w:before="240" w:line="480" w:lineRule="auto"/>
        <w:rPr/>
      </w:pPr>
      <w:r w:rsidDel="00000000" w:rsidR="00000000" w:rsidRPr="00000000">
        <w:rPr>
          <w:rtl w:val="0"/>
        </w:rPr>
        <w:t xml:space="preserve">(Phong vừa giới thiệu vừa ăn thêm xiên bẩn)</w:t>
      </w:r>
    </w:p>
    <w:p w:rsidR="00000000" w:rsidDel="00000000" w:rsidP="00000000" w:rsidRDefault="00000000" w:rsidRPr="00000000" w14:paraId="000004C7">
      <w:pPr>
        <w:spacing w:after="240" w:before="240" w:line="480" w:lineRule="auto"/>
        <w:rPr/>
      </w:pPr>
      <w:r w:rsidDel="00000000" w:rsidR="00000000" w:rsidRPr="00000000">
        <w:rPr>
          <w:b w:val="1"/>
          <w:bCs w:val="1"/>
          <w:rtl w:val="0"/>
        </w:rPr>
        <w:t xml:space="preserve">???</w:t>
      </w:r>
      <w:r w:rsidDel="00000000" w:rsidR="00000000" w:rsidRPr="00000000">
        <w:rPr>
          <w:rtl w:val="0"/>
        </w:rPr>
        <w:t xml:space="preserve">: Còn tui là Đại Nghĩa. Bọn tui là bạn của cái thằng chảy ke kia</w:t>
      </w:r>
    </w:p>
    <w:p w:rsidR="00000000" w:rsidDel="00000000" w:rsidP="00000000" w:rsidRDefault="00000000" w:rsidRPr="00000000" w14:paraId="000004C8">
      <w:pPr>
        <w:spacing w:after="240" w:before="240" w:line="480" w:lineRule="auto"/>
        <w:rPr/>
      </w:pPr>
      <w:r w:rsidDel="00000000" w:rsidR="00000000" w:rsidRPr="00000000">
        <w:rPr>
          <w:rtl w:val="0"/>
        </w:rPr>
        <w:t xml:space="preserve">(Chưa kịp hoàn hồn thì bạn nghe thấy tiếng người bạn mới của mình thều thào)</w:t>
      </w:r>
    </w:p>
    <w:p w:rsidR="00000000" w:rsidDel="00000000" w:rsidP="00000000" w:rsidRDefault="00000000" w:rsidRPr="00000000" w14:paraId="000004C9">
      <w:pPr>
        <w:spacing w:after="240" w:before="240" w:line="480" w:lineRule="auto"/>
        <w:rPr/>
      </w:pPr>
      <w:r w:rsidDel="00000000" w:rsidR="00000000" w:rsidRPr="00000000">
        <w:rPr>
          <w:b w:val="1"/>
          <w:bCs w:val="1"/>
          <w:rtl w:val="0"/>
        </w:rPr>
        <w:t xml:space="preserve">Gia Khiếu</w:t>
      </w:r>
      <w:r w:rsidDel="00000000" w:rsidR="00000000" w:rsidRPr="00000000">
        <w:rPr>
          <w:rtl w:val="0"/>
        </w:rPr>
        <w:t xml:space="preserve">: “Đừng..nói xấu...tao”</w:t>
      </w:r>
    </w:p>
    <w:p w:rsidR="00000000" w:rsidDel="00000000" w:rsidP="00000000" w:rsidRDefault="00000000" w:rsidRPr="00000000" w14:paraId="000004CA">
      <w:pPr>
        <w:spacing w:after="240" w:before="240" w:line="480" w:lineRule="auto"/>
        <w:rPr/>
      </w:pPr>
      <w:r w:rsidDel="00000000" w:rsidR="00000000" w:rsidRPr="00000000">
        <w:rPr>
          <w:b w:val="1"/>
          <w:bCs w:val="1"/>
          <w:rtl w:val="0"/>
        </w:rPr>
        <w:t xml:space="preserve">Nghĩa</w:t>
      </w:r>
      <w:r w:rsidDel="00000000" w:rsidR="00000000" w:rsidRPr="00000000">
        <w:rPr>
          <w:rtl w:val="0"/>
        </w:rPr>
        <w:t xml:space="preserve">: “Không ngờ nó còn nghe được mình nói.”</w:t>
      </w:r>
    </w:p>
    <w:p w:rsidR="00000000" w:rsidDel="00000000" w:rsidP="00000000" w:rsidRDefault="00000000" w:rsidRPr="00000000" w14:paraId="000004CB">
      <w:pPr>
        <w:spacing w:after="240" w:before="240" w:line="480" w:lineRule="auto"/>
        <w:rPr/>
      </w:pPr>
      <w:r w:rsidDel="00000000" w:rsidR="00000000" w:rsidRPr="00000000">
        <w:rPr>
          <w:rtl w:val="0"/>
        </w:rPr>
        <w:t xml:space="preserve">(Bạn chào hai người và giới thiệu bản thân, cùng lúc đó hỏi chuyện lạ hai người nhắc tới là gì)</w:t>
      </w:r>
    </w:p>
    <w:p w:rsidR="00000000" w:rsidDel="00000000" w:rsidP="00000000" w:rsidRDefault="00000000" w:rsidRPr="00000000" w14:paraId="000004CC">
      <w:pPr>
        <w:spacing w:after="240" w:before="240" w:line="480" w:lineRule="auto"/>
        <w:rPr/>
      </w:pPr>
      <w:r w:rsidDel="00000000" w:rsidR="00000000" w:rsidRPr="00000000">
        <w:rPr>
          <w:b w:val="1"/>
          <w:bCs w:val="1"/>
          <w:rtl w:val="0"/>
        </w:rPr>
        <w:t xml:space="preserve">Phong</w:t>
      </w:r>
      <w:r w:rsidDel="00000000" w:rsidR="00000000" w:rsidRPr="00000000">
        <w:rPr>
          <w:rtl w:val="0"/>
        </w:rPr>
        <w:t xml:space="preserve">: “À thì, Khiếu thường không có nói gi trong vòng mấy chục phút đầu của lớp á, do nó phải ngủ.”</w:t>
      </w:r>
    </w:p>
    <w:p w:rsidR="00000000" w:rsidDel="00000000" w:rsidP="00000000" w:rsidRDefault="00000000" w:rsidRPr="00000000" w14:paraId="000004CD">
      <w:pPr>
        <w:spacing w:after="240" w:before="240" w:line="480" w:lineRule="auto"/>
        <w:rPr/>
      </w:pPr>
      <w:r w:rsidDel="00000000" w:rsidR="00000000" w:rsidRPr="00000000">
        <w:rPr>
          <w:rtl w:val="0"/>
        </w:rPr>
        <w:t xml:space="preserve">“Mình cũng không biết tại sao nhưng lúc nào mới vào lớp nó cũng gục đầu ngủ hết”</w:t>
      </w:r>
    </w:p>
    <w:p w:rsidR="00000000" w:rsidDel="00000000" w:rsidP="00000000" w:rsidRDefault="00000000" w:rsidRPr="00000000" w14:paraId="000004CE">
      <w:pPr>
        <w:spacing w:after="240" w:before="240" w:line="480" w:lineRule="auto"/>
        <w:rPr/>
      </w:pPr>
      <w:r w:rsidDel="00000000" w:rsidR="00000000" w:rsidRPr="00000000">
        <w:rPr>
          <w:b w:val="1"/>
          <w:bCs w:val="1"/>
          <w:rtl w:val="0"/>
        </w:rPr>
        <w:t xml:space="preserve">Nghĩa</w:t>
      </w:r>
      <w:r w:rsidDel="00000000" w:rsidR="00000000" w:rsidRPr="00000000">
        <w:rPr>
          <w:rtl w:val="0"/>
        </w:rPr>
        <w:t xml:space="preserve">: “Đúng rồi, xong giờ nó không những tỉnh, mà còn nói chuyện nữa.”</w:t>
      </w:r>
    </w:p>
    <w:p w:rsidR="00000000" w:rsidDel="00000000" w:rsidP="00000000" w:rsidRDefault="00000000" w:rsidRPr="00000000" w14:paraId="000004CF">
      <w:pPr>
        <w:spacing w:after="240" w:before="240" w:line="480" w:lineRule="auto"/>
        <w:rPr/>
      </w:pPr>
      <w:r w:rsidDel="00000000" w:rsidR="00000000" w:rsidRPr="00000000">
        <w:rPr>
          <w:rtl w:val="0"/>
        </w:rPr>
        <w:t xml:space="preserve">(Bạn cười trừ, giải thích rằng nãy trong lúc ngồi xuống bạn đã lỡ làm Gia Khiếu tỉnh ngủ, sau đó lại quay sang xin lỗi Gia Khiếu lần nữa)</w:t>
      </w:r>
    </w:p>
    <w:p w:rsidR="00000000" w:rsidDel="00000000" w:rsidP="00000000" w:rsidRDefault="00000000" w:rsidRPr="00000000" w14:paraId="000004D0">
      <w:pPr>
        <w:spacing w:after="240" w:before="240" w:line="480" w:lineRule="auto"/>
        <w:rPr/>
      </w:pPr>
      <w:r w:rsidDel="00000000" w:rsidR="00000000" w:rsidRPr="00000000">
        <w:rPr>
          <w:b w:val="1"/>
          <w:bCs w:val="1"/>
          <w:rtl w:val="0"/>
        </w:rPr>
        <w:t xml:space="preserve">Phong</w:t>
      </w:r>
      <w:r w:rsidDel="00000000" w:rsidR="00000000" w:rsidRPr="00000000">
        <w:rPr>
          <w:rtl w:val="0"/>
        </w:rPr>
        <w:t xml:space="preserve">:” Chắc vậy nên mới dậy haha, mà bình thường nó ngủ sâu lắm.”</w:t>
      </w:r>
    </w:p>
    <w:p w:rsidR="00000000" w:rsidDel="00000000" w:rsidP="00000000" w:rsidRDefault="00000000" w:rsidRPr="00000000" w14:paraId="000004D1">
      <w:pPr>
        <w:spacing w:after="240" w:before="240" w:line="480" w:lineRule="auto"/>
        <w:rPr/>
      </w:pPr>
      <w:r w:rsidDel="00000000" w:rsidR="00000000" w:rsidRPr="00000000">
        <w:rPr>
          <w:rtl w:val="0"/>
        </w:rPr>
        <w:t xml:space="preserve">“Thôi kệ cho nó ngủ tiếp đi tí còn so đáp án với nó nữa”</w:t>
      </w:r>
    </w:p>
    <w:p w:rsidR="00000000" w:rsidDel="00000000" w:rsidP="00000000" w:rsidRDefault="00000000" w:rsidRPr="00000000" w14:paraId="000004D2">
      <w:pPr>
        <w:spacing w:after="240" w:before="240" w:line="480" w:lineRule="auto"/>
        <w:rPr/>
      </w:pPr>
      <w:r w:rsidDel="00000000" w:rsidR="00000000" w:rsidRPr="00000000">
        <w:rPr>
          <w:rtl w:val="0"/>
        </w:rPr>
        <w:t xml:space="preserve">(Phong Lê sau đó quay sang phía bạn)</w:t>
      </w:r>
    </w:p>
    <w:p w:rsidR="00000000" w:rsidDel="00000000" w:rsidP="00000000" w:rsidRDefault="00000000" w:rsidRPr="00000000" w14:paraId="000004D3">
      <w:pPr>
        <w:spacing w:after="240" w:before="240" w:line="480" w:lineRule="auto"/>
        <w:rPr/>
      </w:pPr>
      <w:r w:rsidDel="00000000" w:rsidR="00000000" w:rsidRPr="00000000">
        <w:rPr>
          <w:b w:val="1"/>
          <w:bCs w:val="1"/>
          <w:rtl w:val="0"/>
        </w:rPr>
        <w:t xml:space="preserve">Phong</w:t>
      </w:r>
      <w:r w:rsidDel="00000000" w:rsidR="00000000" w:rsidRPr="00000000">
        <w:rPr>
          <w:rtl w:val="0"/>
        </w:rPr>
        <w:t xml:space="preserve">: “MC nhỉ, cậu ăn xiên bẩn không”</w:t>
      </w:r>
    </w:p>
    <w:p w:rsidR="00000000" w:rsidDel="00000000" w:rsidP="00000000" w:rsidRDefault="00000000" w:rsidRPr="00000000" w14:paraId="000004D4">
      <w:pPr>
        <w:spacing w:after="240" w:before="240" w:line="480" w:lineRule="auto"/>
        <w:rPr/>
      </w:pPr>
      <w:r w:rsidDel="00000000" w:rsidR="00000000" w:rsidRPr="00000000">
        <w:rPr>
          <w:b w:val="1"/>
          <w:bCs w:val="1"/>
          <w:rtl w:val="0"/>
        </w:rPr>
        <w:t xml:space="preserve">Nghĩa</w:t>
      </w:r>
      <w:r w:rsidDel="00000000" w:rsidR="00000000" w:rsidRPr="00000000">
        <w:rPr>
          <w:rtl w:val="0"/>
        </w:rPr>
        <w:t xml:space="preserve">: “Nhưng mà mày ăn hết rồi mà”</w:t>
      </w:r>
    </w:p>
    <w:p w:rsidR="00000000" w:rsidDel="00000000" w:rsidP="00000000" w:rsidRDefault="00000000" w:rsidRPr="00000000" w14:paraId="000004D5">
      <w:pPr>
        <w:spacing w:after="240" w:before="240" w:line="480" w:lineRule="auto"/>
        <w:rPr/>
      </w:pPr>
      <w:r w:rsidDel="00000000" w:rsidR="00000000" w:rsidRPr="00000000">
        <w:rPr>
          <w:rtl w:val="0"/>
        </w:rPr>
        <w:t xml:space="preserve">(Phong ngạc nhiên nhìn hộp xốp trống trơn ở trên đùi mình rồi cười trừ)</w:t>
      </w:r>
    </w:p>
    <w:p w:rsidR="00000000" w:rsidDel="00000000" w:rsidP="00000000" w:rsidRDefault="00000000" w:rsidRPr="00000000" w14:paraId="000004D6">
      <w:pPr>
        <w:spacing w:after="240" w:before="240" w:line="480" w:lineRule="auto"/>
        <w:rPr/>
      </w:pPr>
      <w:r w:rsidDel="00000000" w:rsidR="00000000" w:rsidRPr="00000000">
        <w:rPr>
          <w:b w:val="1"/>
          <w:bCs w:val="1"/>
          <w:rtl w:val="0"/>
        </w:rPr>
        <w:t xml:space="preserve">Phong</w:t>
      </w:r>
      <w:r w:rsidDel="00000000" w:rsidR="00000000" w:rsidRPr="00000000">
        <w:rPr>
          <w:rtl w:val="0"/>
        </w:rPr>
        <w:t xml:space="preserve">: “haha xin lỗi cậu nha nãy mình mải nói chuyện quá, ăn hết mất mà không biết”</w:t>
      </w:r>
    </w:p>
    <w:p w:rsidR="00000000" w:rsidDel="00000000" w:rsidP="00000000" w:rsidRDefault="00000000" w:rsidRPr="00000000" w14:paraId="000004D7">
      <w:pPr>
        <w:spacing w:after="240" w:before="240" w:line="480" w:lineRule="auto"/>
        <w:rPr/>
      </w:pPr>
      <w:r w:rsidDel="00000000" w:rsidR="00000000" w:rsidRPr="00000000">
        <w:rPr>
          <w:rtl w:val="0"/>
        </w:rPr>
        <w:t xml:space="preserve">(Bạn cười và nói không sao, dù sao cũng là đồ ăn của hai người họ)</w:t>
      </w:r>
    </w:p>
    <w:p w:rsidR="00000000" w:rsidDel="00000000" w:rsidP="00000000" w:rsidRDefault="00000000" w:rsidRPr="00000000" w14:paraId="000004D8">
      <w:pPr>
        <w:spacing w:after="240" w:before="240" w:line="480" w:lineRule="auto"/>
        <w:rPr/>
      </w:pPr>
      <w:r w:rsidDel="00000000" w:rsidR="00000000" w:rsidRPr="00000000">
        <w:rPr>
          <w:b w:val="1"/>
          <w:bCs w:val="1"/>
          <w:rtl w:val="0"/>
        </w:rPr>
        <w:t xml:space="preserve">Nghĩa</w:t>
      </w:r>
      <w:r w:rsidDel="00000000" w:rsidR="00000000" w:rsidRPr="00000000">
        <w:rPr>
          <w:rtl w:val="0"/>
        </w:rPr>
        <w:t xml:space="preserve">: “Vậy có gi lần sau bọn mình ăn chung nhé”</w:t>
      </w:r>
    </w:p>
    <w:p w:rsidR="00000000" w:rsidDel="00000000" w:rsidP="00000000" w:rsidRDefault="00000000" w:rsidRPr="00000000" w14:paraId="000004D9">
      <w:pPr>
        <w:spacing w:after="240" w:before="240" w:line="480" w:lineRule="auto"/>
        <w:rPr/>
      </w:pPr>
      <w:r w:rsidDel="00000000" w:rsidR="00000000" w:rsidRPr="00000000">
        <w:rPr>
          <w:b w:val="1"/>
          <w:bCs w:val="1"/>
          <w:rtl w:val="0"/>
        </w:rPr>
        <w:t xml:space="preserve">Phong</w:t>
      </w:r>
      <w:r w:rsidDel="00000000" w:rsidR="00000000" w:rsidRPr="00000000">
        <w:rPr>
          <w:rtl w:val="0"/>
        </w:rPr>
        <w:t xml:space="preserve">: “Tao ăn với MC thôi ai thèm ăn với mày”</w:t>
      </w:r>
    </w:p>
    <w:p w:rsidR="00000000" w:rsidDel="00000000" w:rsidP="00000000" w:rsidRDefault="00000000" w:rsidRPr="00000000" w14:paraId="000004DA">
      <w:pPr>
        <w:spacing w:after="240" w:before="240" w:line="480" w:lineRule="auto"/>
        <w:rPr/>
      </w:pPr>
      <w:r w:rsidDel="00000000" w:rsidR="00000000" w:rsidRPr="00000000">
        <w:rPr>
          <w:rtl w:val="0"/>
        </w:rPr>
        <w:t xml:space="preserve">(Nghĩa lấy tay véo tai Phong)</w:t>
      </w:r>
    </w:p>
    <w:p w:rsidR="00000000" w:rsidDel="00000000" w:rsidP="00000000" w:rsidRDefault="00000000" w:rsidRPr="00000000" w14:paraId="000004DB">
      <w:pPr>
        <w:spacing w:after="240" w:before="240" w:line="480" w:lineRule="auto"/>
        <w:rPr/>
      </w:pPr>
      <w:r w:rsidDel="00000000" w:rsidR="00000000" w:rsidRPr="00000000">
        <w:rPr>
          <w:b w:val="1"/>
          <w:bCs w:val="1"/>
          <w:rtl w:val="0"/>
        </w:rPr>
        <w:t xml:space="preserve">Phong</w:t>
      </w:r>
      <w:r w:rsidDel="00000000" w:rsidR="00000000" w:rsidRPr="00000000">
        <w:rPr>
          <w:rtl w:val="0"/>
        </w:rPr>
        <w:t xml:space="preserve">: “A đau đau, đừng véo nữa tao biết rồi mà”</w:t>
      </w:r>
    </w:p>
    <w:p w:rsidR="00000000" w:rsidDel="00000000" w:rsidP="00000000" w:rsidRDefault="00000000" w:rsidRPr="00000000" w14:paraId="000004DC">
      <w:pPr>
        <w:spacing w:after="240" w:before="240" w:line="480" w:lineRule="auto"/>
        <w:rPr/>
      </w:pPr>
      <w:r w:rsidDel="00000000" w:rsidR="00000000" w:rsidRPr="00000000">
        <w:rPr>
          <w:rtl w:val="0"/>
        </w:rPr>
        <w:t xml:space="preserve">(Sau khi thả tai Phong Lê ra, Nghĩa hiền từ quay về phía bạn)</w:t>
      </w:r>
    </w:p>
    <w:p w:rsidR="00000000" w:rsidDel="00000000" w:rsidP="00000000" w:rsidRDefault="00000000" w:rsidRPr="00000000" w14:paraId="000004DD">
      <w:pPr>
        <w:spacing w:after="240" w:before="240" w:line="480" w:lineRule="auto"/>
        <w:rPr/>
      </w:pPr>
      <w:r w:rsidDel="00000000" w:rsidR="00000000" w:rsidRPr="00000000">
        <w:rPr>
          <w:b w:val="1"/>
          <w:bCs w:val="1"/>
          <w:rtl w:val="0"/>
        </w:rPr>
        <w:t xml:space="preserve">Nghĩa</w:t>
      </w:r>
      <w:r w:rsidDel="00000000" w:rsidR="00000000" w:rsidRPr="00000000">
        <w:rPr>
          <w:rtl w:val="0"/>
        </w:rPr>
        <w:t xml:space="preserve">: “Ông/bà mới học có gì khó khăn bọn tui sẽ giúp nha”</w:t>
      </w:r>
    </w:p>
    <w:p w:rsidR="00000000" w:rsidDel="00000000" w:rsidP="00000000" w:rsidRDefault="00000000" w:rsidRPr="00000000" w14:paraId="000004DE">
      <w:pPr>
        <w:spacing w:after="240" w:before="240" w:line="480" w:lineRule="auto"/>
        <w:rPr/>
      </w:pPr>
      <w:r w:rsidDel="00000000" w:rsidR="00000000" w:rsidRPr="00000000">
        <w:rPr>
          <w:b w:val="1"/>
          <w:bCs w:val="1"/>
          <w:rtl w:val="0"/>
        </w:rPr>
        <w:t xml:space="preserve">Phong</w:t>
      </w:r>
      <w:r w:rsidDel="00000000" w:rsidR="00000000" w:rsidRPr="00000000">
        <w:rPr>
          <w:rtl w:val="0"/>
        </w:rPr>
        <w:t xml:space="preserve">: “Nó nói thế thôi chứ ‘bọn tui’ ở đây là mình á MC”</w:t>
      </w:r>
    </w:p>
    <w:p w:rsidR="00000000" w:rsidDel="00000000" w:rsidP="00000000" w:rsidRDefault="00000000" w:rsidRPr="00000000" w14:paraId="000004DF">
      <w:pPr>
        <w:spacing w:after="240" w:before="240" w:line="480" w:lineRule="auto"/>
        <w:rPr/>
      </w:pPr>
      <w:r w:rsidDel="00000000" w:rsidR="00000000" w:rsidRPr="00000000">
        <w:rPr>
          <w:rtl w:val="0"/>
        </w:rPr>
        <w:t xml:space="preserve">“Nghĩa nó dở lắm chả chỉ được ai đâu”</w:t>
      </w:r>
    </w:p>
    <w:p w:rsidR="00000000" w:rsidDel="00000000" w:rsidP="00000000" w:rsidRDefault="00000000" w:rsidRPr="00000000" w14:paraId="000004E0">
      <w:pPr>
        <w:spacing w:after="240" w:before="240" w:line="480" w:lineRule="auto"/>
        <w:rPr/>
      </w:pPr>
      <w:r w:rsidDel="00000000" w:rsidR="00000000" w:rsidRPr="00000000">
        <w:rPr>
          <w:rtl w:val="0"/>
        </w:rPr>
        <w:t xml:space="preserve">“so về Toán thì Nghĩa phải gọi mình bằng cụ”</w:t>
      </w:r>
    </w:p>
    <w:p w:rsidR="00000000" w:rsidDel="00000000" w:rsidP="00000000" w:rsidRDefault="00000000" w:rsidRPr="00000000" w14:paraId="000004E1">
      <w:pPr>
        <w:spacing w:after="240" w:before="240" w:line="480" w:lineRule="auto"/>
        <w:rPr/>
      </w:pPr>
      <w:r w:rsidDel="00000000" w:rsidR="00000000" w:rsidRPr="00000000">
        <w:rPr>
          <w:b w:val="1"/>
          <w:bCs w:val="1"/>
          <w:rtl w:val="0"/>
        </w:rPr>
        <w:t xml:space="preserve">Nghĩa</w:t>
      </w:r>
      <w:r w:rsidDel="00000000" w:rsidR="00000000" w:rsidRPr="00000000">
        <w:rPr>
          <w:rtl w:val="0"/>
        </w:rPr>
        <w:t xml:space="preserve">: “Tao cũng làm được cơ bản chứ bộ”</w:t>
      </w:r>
    </w:p>
    <w:p w:rsidR="00000000" w:rsidDel="00000000" w:rsidP="00000000" w:rsidRDefault="00000000" w:rsidRPr="00000000" w14:paraId="000004E2">
      <w:pPr>
        <w:spacing w:after="240" w:before="240" w:line="480" w:lineRule="auto"/>
        <w:rPr>
          <w:shd w:fill="ffe599" w:val="clear"/>
        </w:rPr>
      </w:pPr>
      <w:r w:rsidDel="00000000" w:rsidR="00000000" w:rsidRPr="00000000">
        <w:rPr>
          <w:shd w:fill="ffe599" w:val="clear"/>
          <w:rtl w:val="0"/>
        </w:rPr>
        <w:t xml:space="preserve">&lt;Cảm ơn lòng tốt của Nghĩa và nói sẽ hỏi khi có bài khó&gt;</w:t>
      </w:r>
    </w:p>
    <w:p w:rsidR="00000000" w:rsidDel="00000000" w:rsidP="00000000" w:rsidRDefault="00000000" w:rsidRPr="00000000" w14:paraId="000004E3">
      <w:pPr>
        <w:spacing w:after="240" w:before="240" w:line="480" w:lineRule="auto"/>
        <w:rPr>
          <w:shd w:fill="ffe599" w:val="clear"/>
        </w:rPr>
      </w:pPr>
      <w:r w:rsidDel="00000000" w:rsidR="00000000" w:rsidRPr="00000000">
        <w:rPr>
          <w:shd w:fill="ffe599" w:val="clear"/>
          <w:rtl w:val="0"/>
        </w:rPr>
        <w:t xml:space="preserve">&lt;Ngưỡng mộ và nói Phong sau này kèm bạn học&gt;</w:t>
      </w:r>
      <w:r w:rsidDel="00000000" w:rsidR="00000000" w:rsidRPr="00000000">
        <w:br w:type="page"/>
      </w:r>
      <w:r w:rsidDel="00000000" w:rsidR="00000000" w:rsidRPr="00000000">
        <w:rPr>
          <w:rtl w:val="0"/>
        </w:rPr>
      </w:r>
    </w:p>
    <w:p w:rsidR="00000000" w:rsidDel="00000000" w:rsidP="00000000" w:rsidRDefault="00000000" w:rsidRPr="00000000" w14:paraId="000004E4">
      <w:pPr>
        <w:spacing w:after="240" w:before="240" w:line="480" w:lineRule="auto"/>
        <w:rPr>
          <w:shd w:fill="b6d7a8" w:val="clear"/>
        </w:rPr>
      </w:pPr>
      <w:r w:rsidDel="00000000" w:rsidR="00000000" w:rsidRPr="00000000">
        <w:rPr>
          <w:shd w:fill="ffe599" w:val="clear"/>
          <w:rtl w:val="0"/>
        </w:rPr>
        <w:t xml:space="preserve">&lt;Cảm ơn lòng tốt của Nghĩa và nói sẽ hỏi khi có bài khó&gt;</w:t>
        <w:br w:type="textWrapping"/>
      </w:r>
      <w:r w:rsidDel="00000000" w:rsidR="00000000" w:rsidRPr="00000000">
        <w:rPr>
          <w:shd w:fill="b6d7a8" w:val="clear"/>
          <w:rtl w:val="0"/>
        </w:rPr>
        <w:t xml:space="preserve">[+1 fp ĐN]</w:t>
      </w:r>
    </w:p>
    <w:p w:rsidR="00000000" w:rsidDel="00000000" w:rsidP="00000000" w:rsidRDefault="00000000" w:rsidRPr="00000000" w14:paraId="000004E5">
      <w:pPr>
        <w:spacing w:after="240" w:before="240" w:line="480" w:lineRule="auto"/>
        <w:rPr/>
      </w:pPr>
      <w:r w:rsidDel="00000000" w:rsidR="00000000" w:rsidRPr="00000000">
        <w:rPr>
          <w:rtl w:val="0"/>
        </w:rPr>
        <w:t xml:space="preserve">Nghĩa: “Thấy chưa, đâu cần cao siêu quá đâu chỉ cần có tấm lòng là được”</w:t>
      </w:r>
    </w:p>
    <w:p w:rsidR="00000000" w:rsidDel="00000000" w:rsidP="00000000" w:rsidRDefault="00000000" w:rsidRPr="00000000" w14:paraId="000004E6">
      <w:pPr>
        <w:spacing w:after="240" w:before="240" w:line="480" w:lineRule="auto"/>
        <w:rPr/>
      </w:pPr>
      <w:r w:rsidDel="00000000" w:rsidR="00000000" w:rsidRPr="00000000">
        <w:rPr>
          <w:rtl w:val="0"/>
        </w:rPr>
        <w:t xml:space="preserve">Phong: “Hừ lòng tốt có giải được câu khó không mà cứ nói thế”</w:t>
      </w:r>
    </w:p>
    <w:p w:rsidR="00000000" w:rsidDel="00000000" w:rsidP="00000000" w:rsidRDefault="00000000" w:rsidRPr="00000000" w14:paraId="000004E7">
      <w:pPr>
        <w:spacing w:after="240" w:before="240" w:line="480" w:lineRule="auto"/>
        <w:rPr/>
      </w:pPr>
      <w:r w:rsidDel="00000000" w:rsidR="00000000" w:rsidRPr="00000000">
        <w:rPr>
          <w:rtl w:val="0"/>
        </w:rPr>
        <w:t xml:space="preserve">Nghĩa: “Mình nói vậy thôi nhưng có câu nào khó thì cậu cứ hỏi Phong là được, mình chỉ giải được mấy câu cơ bản thôi”</w:t>
      </w:r>
    </w:p>
    <w:p w:rsidR="00000000" w:rsidDel="00000000" w:rsidP="00000000" w:rsidRDefault="00000000" w:rsidRPr="00000000" w14:paraId="000004E8">
      <w:pPr>
        <w:spacing w:after="240" w:before="240" w:line="480" w:lineRule="auto"/>
        <w:rPr>
          <w:b w:val="1"/>
          <w:bCs w:val="1"/>
          <w:shd w:fill="ffd966" w:val="clear"/>
        </w:rPr>
      </w:pPr>
      <w:r w:rsidDel="00000000" w:rsidR="00000000" w:rsidRPr="00000000">
        <w:rPr>
          <w:b w:val="1"/>
          <w:bCs w:val="1"/>
          <w:shd w:fill="ffd966" w:val="clear"/>
          <w:rtl w:val="0"/>
        </w:rPr>
        <w:t xml:space="preserve">&lt;Nói rằng chỉ muốn hỏi Nghĩa thôi&gt;</w:t>
      </w:r>
    </w:p>
    <w:p w:rsidR="00000000" w:rsidDel="00000000" w:rsidP="00000000" w:rsidRDefault="00000000" w:rsidRPr="00000000" w14:paraId="000004E9">
      <w:pPr>
        <w:spacing w:after="240" w:before="240" w:line="480" w:lineRule="auto"/>
        <w:rPr>
          <w:b w:val="1"/>
          <w:bCs w:val="1"/>
          <w:shd w:fill="ffd966" w:val="clear"/>
        </w:rPr>
      </w:pPr>
      <w:r w:rsidDel="00000000" w:rsidR="00000000" w:rsidRPr="00000000">
        <w:rPr>
          <w:b w:val="1"/>
          <w:bCs w:val="1"/>
          <w:shd w:fill="ffd966" w:val="clear"/>
          <w:rtl w:val="0"/>
        </w:rPr>
        <w:t xml:space="preserve">&lt;Nói rằng bạn sẽ cùng làm với Nghĩa và nếu có câu khó sẽ nhờ đến Phong&gt;</w:t>
      </w:r>
      <w:r w:rsidDel="00000000" w:rsidR="00000000" w:rsidRPr="00000000">
        <w:br w:type="page"/>
      </w:r>
      <w:r w:rsidDel="00000000" w:rsidR="00000000" w:rsidRPr="00000000">
        <w:rPr>
          <w:rtl w:val="0"/>
        </w:rPr>
      </w:r>
    </w:p>
    <w:p w:rsidR="00000000" w:rsidDel="00000000" w:rsidP="00000000" w:rsidRDefault="00000000" w:rsidRPr="00000000" w14:paraId="000004EA">
      <w:pPr>
        <w:spacing w:after="240" w:before="240" w:line="480" w:lineRule="auto"/>
        <w:rPr>
          <w:b w:val="1"/>
          <w:bCs w:val="1"/>
          <w:shd w:fill="ffd966" w:val="clear"/>
        </w:rPr>
      </w:pPr>
      <w:r w:rsidDel="00000000" w:rsidR="00000000" w:rsidRPr="00000000">
        <w:rPr>
          <w:b w:val="1"/>
          <w:bCs w:val="1"/>
          <w:shd w:fill="ffd966" w:val="clear"/>
          <w:rtl w:val="0"/>
        </w:rPr>
        <w:t xml:space="preserve">&lt;Nói rằng chỉ muốn hỏi Nghĩa thôi&gt;</w:t>
      </w:r>
    </w:p>
    <w:p w:rsidR="00000000" w:rsidDel="00000000" w:rsidP="00000000" w:rsidRDefault="00000000" w:rsidRPr="00000000" w14:paraId="000004EB">
      <w:pPr>
        <w:spacing w:after="240" w:before="240" w:line="480" w:lineRule="auto"/>
        <w:rPr>
          <w:b w:val="1"/>
          <w:bCs w:val="1"/>
          <w:shd w:fill="ffd966" w:val="clear"/>
        </w:rPr>
      </w:pPr>
      <w:r w:rsidDel="00000000" w:rsidR="00000000" w:rsidRPr="00000000">
        <w:rPr>
          <w:b w:val="1"/>
          <w:bCs w:val="1"/>
          <w:rtl w:val="0"/>
        </w:rPr>
        <w:t xml:space="preserve">Phong</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4EC">
      <w:pPr>
        <w:spacing w:after="240" w:before="240" w:line="480" w:lineRule="auto"/>
        <w:rPr/>
      </w:pPr>
      <w:r w:rsidDel="00000000" w:rsidR="00000000" w:rsidRPr="00000000">
        <w:rPr>
          <w:b w:val="1"/>
          <w:bCs w:val="1"/>
          <w:rtl w:val="0"/>
        </w:rPr>
        <w:t xml:space="preserve">Nghĩa (gượng gạo): “</w:t>
      </w:r>
      <w:r w:rsidDel="00000000" w:rsidR="00000000" w:rsidRPr="00000000">
        <w:rPr>
          <w:rtl w:val="0"/>
        </w:rPr>
        <w:t xml:space="preserve">À vậy hả… thế cũng được”</w:t>
      </w:r>
    </w:p>
    <w:p w:rsidR="00000000" w:rsidDel="00000000" w:rsidP="00000000" w:rsidRDefault="00000000" w:rsidRPr="00000000" w14:paraId="000004ED">
      <w:pPr>
        <w:spacing w:after="240" w:before="240" w:line="480" w:lineRule="auto"/>
        <w:rPr>
          <w:shd w:fill="dd7e6b" w:val="clear"/>
        </w:rPr>
      </w:pPr>
      <w:r w:rsidDel="00000000" w:rsidR="00000000" w:rsidRPr="00000000">
        <w:rPr>
          <w:shd w:fill="dd7e6b" w:val="clear"/>
          <w:rtl w:val="0"/>
        </w:rPr>
        <w:t xml:space="preserve">[-1 fp ĐN]</w:t>
      </w:r>
    </w:p>
    <w:p w:rsidR="00000000" w:rsidDel="00000000" w:rsidP="00000000" w:rsidRDefault="00000000" w:rsidRPr="00000000" w14:paraId="000004EE">
      <w:pPr>
        <w:spacing w:after="240" w:before="240" w:line="480" w:lineRule="auto"/>
        <w:rPr>
          <w:shd w:fill="dd7e6b" w:val="clear"/>
        </w:rPr>
      </w:pPr>
      <w:r w:rsidDel="00000000" w:rsidR="00000000" w:rsidRPr="00000000">
        <w:rPr>
          <w:shd w:fill="dd7e6b" w:val="clear"/>
          <w:rtl w:val="0"/>
        </w:rPr>
        <w:t xml:space="preserve">[-1 fp PL]</w:t>
      </w:r>
    </w:p>
    <w:p w:rsidR="00000000" w:rsidDel="00000000" w:rsidP="00000000" w:rsidRDefault="00000000" w:rsidRPr="00000000" w14:paraId="000004EF">
      <w:pPr>
        <w:spacing w:after="240" w:before="240" w:line="480" w:lineRule="auto"/>
        <w:rPr/>
      </w:pPr>
      <w:r w:rsidDel="00000000" w:rsidR="00000000" w:rsidRPr="00000000">
        <w:rPr>
          <w:b w:val="1"/>
          <w:bCs w:val="1"/>
          <w:rtl w:val="0"/>
        </w:rPr>
        <w:t xml:space="preserve">Nghĩa: </w:t>
      </w:r>
      <w:r w:rsidDel="00000000" w:rsidR="00000000" w:rsidRPr="00000000">
        <w:rPr>
          <w:rtl w:val="0"/>
        </w:rPr>
        <w:t xml:space="preserve">“Nhưng có gì khó quá thì tui cũng không chắc được đâu.”</w:t>
      </w:r>
    </w:p>
    <w:p w:rsidR="00000000" w:rsidDel="00000000" w:rsidP="00000000" w:rsidRDefault="00000000" w:rsidRPr="00000000" w14:paraId="000004F0">
      <w:pPr>
        <w:spacing w:after="240" w:before="240" w:line="480" w:lineRule="auto"/>
        <w:rPr>
          <w:b w:val="1"/>
          <w:bCs w:val="1"/>
          <w:shd w:fill="ffd966" w:val="clear"/>
        </w:rPr>
      </w:pPr>
      <w:r w:rsidDel="00000000" w:rsidR="00000000" w:rsidRPr="00000000">
        <w:rPr>
          <w:b w:val="1"/>
          <w:bCs w:val="1"/>
          <w:shd w:fill="ffd966" w:val="clear"/>
          <w:rtl w:val="0"/>
        </w:rPr>
        <w:t xml:space="preserve">&lt;Nói rằng bạn sẽ cùng làm với Nghĩa và nếu có câu khó sẽ nhờ đến Phong&gt;</w:t>
      </w:r>
    </w:p>
    <w:p w:rsidR="00000000" w:rsidDel="00000000" w:rsidP="00000000" w:rsidRDefault="00000000" w:rsidRPr="00000000" w14:paraId="000004F1">
      <w:pPr>
        <w:spacing w:after="240" w:before="240" w:line="480" w:lineRule="auto"/>
        <w:rPr/>
      </w:pPr>
      <w:r w:rsidDel="00000000" w:rsidR="00000000" w:rsidRPr="00000000">
        <w:rPr>
          <w:b w:val="1"/>
          <w:bCs w:val="1"/>
          <w:rtl w:val="0"/>
        </w:rPr>
        <w:t xml:space="preserve">Phong</w:t>
      </w:r>
      <w:r w:rsidDel="00000000" w:rsidR="00000000" w:rsidRPr="00000000">
        <w:rPr>
          <w:rtl w:val="0"/>
        </w:rPr>
        <w:t xml:space="preserve">: “Yeah, mình sẽ cố gắng hết sức để giúp cậu”</w:t>
      </w:r>
    </w:p>
    <w:p w:rsidR="00000000" w:rsidDel="00000000" w:rsidP="00000000" w:rsidRDefault="00000000" w:rsidRPr="00000000" w14:paraId="000004F2">
      <w:pPr>
        <w:spacing w:after="240" w:before="240" w:line="480" w:lineRule="auto"/>
        <w:rPr/>
      </w:pPr>
      <w:r w:rsidDel="00000000" w:rsidR="00000000" w:rsidRPr="00000000">
        <w:rPr>
          <w:b w:val="1"/>
          <w:bCs w:val="1"/>
          <w:rtl w:val="0"/>
        </w:rPr>
        <w:t xml:space="preserve">Nghĩa</w:t>
      </w:r>
      <w:r w:rsidDel="00000000" w:rsidR="00000000" w:rsidRPr="00000000">
        <w:rPr>
          <w:rtl w:val="0"/>
        </w:rPr>
        <w:t xml:space="preserve">: “Mình cũng thế”</w:t>
      </w:r>
    </w:p>
    <w:p w:rsidR="00000000" w:rsidDel="00000000" w:rsidP="00000000" w:rsidRDefault="00000000" w:rsidRPr="00000000" w14:paraId="000004F3">
      <w:pPr>
        <w:spacing w:after="240" w:before="240" w:line="480" w:lineRule="auto"/>
        <w:rPr>
          <w:shd w:fill="b6d7a8" w:val="clear"/>
        </w:rPr>
      </w:pPr>
      <w:r w:rsidDel="00000000" w:rsidR="00000000" w:rsidRPr="00000000">
        <w:rPr>
          <w:shd w:fill="b6d7a8" w:val="clear"/>
          <w:rtl w:val="0"/>
        </w:rPr>
        <w:t xml:space="preserve">[+1 fp ĐN]</w:t>
      </w:r>
    </w:p>
    <w:p w:rsidR="00000000" w:rsidDel="00000000" w:rsidP="00000000" w:rsidRDefault="00000000" w:rsidRPr="00000000" w14:paraId="000004F4">
      <w:pPr>
        <w:spacing w:after="240" w:before="240" w:line="480" w:lineRule="auto"/>
        <w:rPr>
          <w:shd w:fill="b6d7a8" w:val="clear"/>
        </w:rPr>
      </w:pPr>
      <w:r w:rsidDel="00000000" w:rsidR="00000000" w:rsidRPr="00000000">
        <w:rPr>
          <w:shd w:fill="b6d7a8" w:val="clear"/>
          <w:rtl w:val="0"/>
        </w:rPr>
        <w:t xml:space="preserve">[+1 fp PL]</w:t>
      </w:r>
      <w:r w:rsidDel="00000000" w:rsidR="00000000" w:rsidRPr="00000000">
        <w:br w:type="page"/>
      </w:r>
      <w:r w:rsidDel="00000000" w:rsidR="00000000" w:rsidRPr="00000000">
        <w:rPr>
          <w:rtl w:val="0"/>
        </w:rPr>
      </w:r>
    </w:p>
    <w:p w:rsidR="00000000" w:rsidDel="00000000" w:rsidP="00000000" w:rsidRDefault="00000000" w:rsidRPr="00000000" w14:paraId="000004F5">
      <w:pPr>
        <w:spacing w:after="240" w:before="240" w:line="480" w:lineRule="auto"/>
        <w:rPr/>
      </w:pPr>
      <w:r w:rsidDel="00000000" w:rsidR="00000000" w:rsidRPr="00000000">
        <w:rPr>
          <w:b w:val="1"/>
          <w:bCs w:val="1"/>
          <w:rtl w:val="0"/>
        </w:rPr>
        <w:t xml:space="preserve">Phong</w:t>
      </w:r>
      <w:r w:rsidDel="00000000" w:rsidR="00000000" w:rsidRPr="00000000">
        <w:rPr>
          <w:rtl w:val="0"/>
        </w:rPr>
        <w:t xml:space="preserve">: “À đúng rồi nãy mình quên nói á”</w:t>
      </w:r>
    </w:p>
    <w:p w:rsidR="00000000" w:rsidDel="00000000" w:rsidP="00000000" w:rsidRDefault="00000000" w:rsidRPr="00000000" w14:paraId="000004F6">
      <w:pPr>
        <w:spacing w:after="240" w:before="240" w:line="480" w:lineRule="auto"/>
        <w:rPr/>
      </w:pPr>
      <w:r w:rsidDel="00000000" w:rsidR="00000000" w:rsidRPr="00000000">
        <w:rPr>
          <w:rtl w:val="0"/>
        </w:rPr>
        <w:t xml:space="preserve">“MC đừng gọi mình là Phong nha, mình muốn được gọi là Phong Lê á”</w:t>
      </w:r>
    </w:p>
    <w:p w:rsidR="00000000" w:rsidDel="00000000" w:rsidP="00000000" w:rsidRDefault="00000000" w:rsidRPr="00000000" w14:paraId="000004F7">
      <w:pPr>
        <w:spacing w:after="240" w:before="240" w:line="480" w:lineRule="auto"/>
        <w:rPr/>
      </w:pPr>
      <w:r w:rsidDel="00000000" w:rsidR="00000000" w:rsidRPr="00000000">
        <w:rPr>
          <w:rtl w:val="0"/>
        </w:rPr>
        <w:t xml:space="preserve">“Cả cũng đừng gọi Hồng Phong luôn”</w:t>
      </w:r>
    </w:p>
    <w:p w:rsidR="00000000" w:rsidDel="00000000" w:rsidP="00000000" w:rsidRDefault="00000000" w:rsidRPr="00000000" w14:paraId="000004F8">
      <w:pPr>
        <w:spacing w:after="240" w:before="240" w:line="480" w:lineRule="auto"/>
        <w:rPr/>
      </w:pPr>
      <w:r w:rsidDel="00000000" w:rsidR="00000000" w:rsidRPr="00000000">
        <w:rPr>
          <w:rtl w:val="0"/>
        </w:rPr>
        <w:t xml:space="preserve">(Bạn hỏi tại sao Phong không thích bị gọi là Phong Lê)</w:t>
      </w:r>
    </w:p>
    <w:p w:rsidR="00000000" w:rsidDel="00000000" w:rsidP="00000000" w:rsidRDefault="00000000" w:rsidRPr="00000000" w14:paraId="000004F9">
      <w:pPr>
        <w:spacing w:after="240" w:before="240" w:line="480" w:lineRule="auto"/>
        <w:rPr/>
      </w:pPr>
      <w:r w:rsidDel="00000000" w:rsidR="00000000" w:rsidRPr="00000000">
        <w:rPr>
          <w:b w:val="1"/>
          <w:bCs w:val="1"/>
          <w:rtl w:val="0"/>
        </w:rPr>
        <w:t xml:space="preserve">Phong</w:t>
      </w:r>
      <w:r w:rsidDel="00000000" w:rsidR="00000000" w:rsidRPr="00000000">
        <w:rPr>
          <w:rtl w:val="0"/>
        </w:rPr>
        <w:t xml:space="preserve">: “À mình cũng không biết tại sao nữa”</w:t>
      </w:r>
    </w:p>
    <w:p w:rsidR="00000000" w:rsidDel="00000000" w:rsidP="00000000" w:rsidRDefault="00000000" w:rsidRPr="00000000" w14:paraId="000004FA">
      <w:pPr>
        <w:spacing w:after="240" w:before="240" w:line="480" w:lineRule="auto"/>
        <w:rPr/>
      </w:pPr>
      <w:r w:rsidDel="00000000" w:rsidR="00000000" w:rsidRPr="00000000">
        <w:rPr>
          <w:rtl w:val="0"/>
        </w:rPr>
        <w:t xml:space="preserve">“Cảm giác nghe không bắt tai lắm”</w:t>
      </w:r>
    </w:p>
    <w:p w:rsidR="00000000" w:rsidDel="00000000" w:rsidP="00000000" w:rsidRDefault="00000000" w:rsidRPr="00000000" w14:paraId="000004FB">
      <w:pPr>
        <w:spacing w:after="240" w:before="240" w:line="480" w:lineRule="auto"/>
        <w:rPr/>
      </w:pPr>
      <w:r w:rsidDel="00000000" w:rsidR="00000000" w:rsidRPr="00000000">
        <w:rPr>
          <w:b w:val="1"/>
          <w:bCs w:val="1"/>
          <w:rtl w:val="0"/>
        </w:rPr>
        <w:t xml:space="preserve">Nghĩa</w:t>
      </w:r>
      <w:r w:rsidDel="00000000" w:rsidR="00000000" w:rsidRPr="00000000">
        <w:rPr>
          <w:rtl w:val="0"/>
        </w:rPr>
        <w:t xml:space="preserve">: “Không phải đâu do nó làm màu đấy MC”</w:t>
      </w:r>
    </w:p>
    <w:p w:rsidR="00000000" w:rsidDel="00000000" w:rsidP="00000000" w:rsidRDefault="00000000" w:rsidRPr="00000000" w14:paraId="000004FC">
      <w:pPr>
        <w:spacing w:after="240" w:before="240" w:line="480" w:lineRule="auto"/>
        <w:rPr/>
      </w:pPr>
      <w:r w:rsidDel="00000000" w:rsidR="00000000" w:rsidRPr="00000000">
        <w:rPr>
          <w:rtl w:val="0"/>
        </w:rPr>
        <w:t xml:space="preserve">“Thằng này với con ngựa cũng phải kẻ tám lạng người nửa cân”</w:t>
      </w:r>
    </w:p>
    <w:p w:rsidR="00000000" w:rsidDel="00000000" w:rsidP="00000000" w:rsidRDefault="00000000" w:rsidRPr="00000000" w14:paraId="000004FD">
      <w:pPr>
        <w:spacing w:after="240" w:before="240" w:line="480" w:lineRule="auto"/>
        <w:rPr>
          <w:shd w:fill="ffe599" w:val="clear"/>
        </w:rPr>
      </w:pPr>
      <w:r w:rsidDel="00000000" w:rsidR="00000000" w:rsidRPr="00000000">
        <w:rPr>
          <w:shd w:fill="ffe599" w:val="clear"/>
          <w:rtl w:val="0"/>
        </w:rPr>
        <w:t xml:space="preserve">&lt;Đùa với Phong Lê bằng cách gọi là Phong&gt;</w:t>
      </w:r>
    </w:p>
    <w:p w:rsidR="00000000" w:rsidDel="00000000" w:rsidP="00000000" w:rsidRDefault="00000000" w:rsidRPr="00000000" w14:paraId="000004FE">
      <w:pPr>
        <w:spacing w:after="240" w:before="240" w:line="480" w:lineRule="auto"/>
        <w:rPr>
          <w:shd w:fill="ffe599" w:val="clear"/>
        </w:rPr>
      </w:pPr>
      <w:r w:rsidDel="00000000" w:rsidR="00000000" w:rsidRPr="00000000">
        <w:rPr>
          <w:shd w:fill="ffe599" w:val="clear"/>
          <w:rtl w:val="0"/>
        </w:rPr>
        <w:t xml:space="preserve">&lt;Đồng ý và nói sau này sẽ gọi cậu ấy là Phong Lê&gt;</w:t>
      </w:r>
    </w:p>
    <w:p w:rsidR="00000000" w:rsidDel="00000000" w:rsidP="00000000" w:rsidRDefault="00000000" w:rsidRPr="00000000" w14:paraId="000004FF">
      <w:pPr>
        <w:spacing w:after="240" w:before="240" w:line="480" w:lineRule="auto"/>
        <w:rPr>
          <w:shd w:fill="ffe599" w:val="clear"/>
        </w:rPr>
      </w:pPr>
      <w:r w:rsidDel="00000000" w:rsidR="00000000" w:rsidRPr="00000000">
        <w:br w:type="page"/>
      </w:r>
      <w:r w:rsidDel="00000000" w:rsidR="00000000" w:rsidRPr="00000000">
        <w:rPr>
          <w:rtl w:val="0"/>
        </w:rPr>
      </w:r>
    </w:p>
    <w:p w:rsidR="00000000" w:rsidDel="00000000" w:rsidP="00000000" w:rsidRDefault="00000000" w:rsidRPr="00000000" w14:paraId="00000500">
      <w:pPr>
        <w:spacing w:after="240" w:before="240" w:line="480" w:lineRule="auto"/>
        <w:rPr>
          <w:shd w:fill="ffe599" w:val="clear"/>
        </w:rPr>
      </w:pPr>
      <w:r w:rsidDel="00000000" w:rsidR="00000000" w:rsidRPr="00000000">
        <w:rPr>
          <w:shd w:fill="ffe599" w:val="clear"/>
          <w:rtl w:val="0"/>
        </w:rPr>
        <w:t xml:space="preserve">&lt;Đùa với Phong Lê bằng cách gọi là Phong&gt;</w:t>
      </w:r>
    </w:p>
    <w:p w:rsidR="00000000" w:rsidDel="00000000" w:rsidP="00000000" w:rsidRDefault="00000000" w:rsidRPr="00000000" w14:paraId="00000501">
      <w:pPr>
        <w:spacing w:after="240" w:before="240" w:line="480" w:lineRule="auto"/>
        <w:rPr/>
      </w:pPr>
      <w:r w:rsidDel="00000000" w:rsidR="00000000" w:rsidRPr="00000000">
        <w:rPr>
          <w:b w:val="1"/>
          <w:bCs w:val="1"/>
          <w:rtl w:val="0"/>
        </w:rPr>
        <w:t xml:space="preserve">Phong</w:t>
      </w:r>
      <w:r w:rsidDel="00000000" w:rsidR="00000000" w:rsidRPr="00000000">
        <w:rPr>
          <w:rtl w:val="0"/>
        </w:rPr>
        <w:t xml:space="preserve">: “MC đừng gọi mình như thế”</w:t>
      </w:r>
    </w:p>
    <w:p w:rsidR="00000000" w:rsidDel="00000000" w:rsidP="00000000" w:rsidRDefault="00000000" w:rsidRPr="00000000" w14:paraId="00000502">
      <w:pPr>
        <w:spacing w:after="240" w:before="240" w:line="480" w:lineRule="auto"/>
        <w:rPr/>
      </w:pPr>
      <w:r w:rsidDel="00000000" w:rsidR="00000000" w:rsidRPr="00000000">
        <w:rPr>
          <w:rtl w:val="0"/>
        </w:rPr>
        <w:t xml:space="preserve">“Mình bị kiểu sởn gai ốc ấy (huhu)”</w:t>
      </w:r>
    </w:p>
    <w:p w:rsidR="00000000" w:rsidDel="00000000" w:rsidP="00000000" w:rsidRDefault="00000000" w:rsidRPr="00000000" w14:paraId="00000503">
      <w:pPr>
        <w:spacing w:after="240" w:before="240" w:line="480" w:lineRule="auto"/>
        <w:rPr/>
      </w:pPr>
      <w:r w:rsidDel="00000000" w:rsidR="00000000" w:rsidRPr="00000000">
        <w:rPr>
          <w:b w:val="1"/>
          <w:bCs w:val="1"/>
          <w:rtl w:val="0"/>
        </w:rPr>
        <w:t xml:space="preserve">Nghĩa</w:t>
      </w:r>
      <w:r w:rsidDel="00000000" w:rsidR="00000000" w:rsidRPr="00000000">
        <w:rPr>
          <w:rtl w:val="0"/>
        </w:rPr>
        <w:t xml:space="preserve">: “Thôi trêu nhiều nó khóc đấy”</w:t>
      </w:r>
    </w:p>
    <w:p w:rsidR="00000000" w:rsidDel="00000000" w:rsidP="00000000" w:rsidRDefault="00000000" w:rsidRPr="00000000" w14:paraId="00000504">
      <w:pPr>
        <w:spacing w:after="240" w:before="240" w:line="480" w:lineRule="auto"/>
        <w:rPr/>
      </w:pPr>
      <w:r w:rsidDel="00000000" w:rsidR="00000000" w:rsidRPr="00000000">
        <w:rPr>
          <w:rtl w:val="0"/>
        </w:rPr>
        <w:t xml:space="preserve">“Nhưng mà tui không bắt ông/bà dừng đâu.”</w:t>
      </w:r>
    </w:p>
    <w:p w:rsidR="00000000" w:rsidDel="00000000" w:rsidP="00000000" w:rsidRDefault="00000000" w:rsidRPr="00000000" w14:paraId="00000505">
      <w:pPr>
        <w:spacing w:after="240" w:before="240" w:line="480" w:lineRule="auto"/>
        <w:rPr/>
      </w:pPr>
      <w:r w:rsidDel="00000000" w:rsidR="00000000" w:rsidRPr="00000000">
        <w:rPr>
          <w:rtl w:val="0"/>
        </w:rPr>
        <w:t xml:space="preserve">“Nhìn giải trí phết”</w:t>
      </w:r>
    </w:p>
    <w:p w:rsidR="00000000" w:rsidDel="00000000" w:rsidP="00000000" w:rsidRDefault="00000000" w:rsidRPr="00000000" w14:paraId="00000506">
      <w:pPr>
        <w:spacing w:after="240" w:before="240" w:line="480" w:lineRule="auto"/>
        <w:rPr/>
      </w:pPr>
      <w:r w:rsidDel="00000000" w:rsidR="00000000" w:rsidRPr="00000000">
        <w:rPr>
          <w:b w:val="1"/>
          <w:bCs w:val="1"/>
          <w:rtl w:val="0"/>
        </w:rPr>
        <w:t xml:space="preserve">Phong</w:t>
      </w:r>
      <w:r w:rsidDel="00000000" w:rsidR="00000000" w:rsidRPr="00000000">
        <w:rPr>
          <w:rtl w:val="0"/>
        </w:rPr>
        <w:t xml:space="preserve">: “Nè cậu thấy không mình nổi hết cả da gà da vịt rồi”</w:t>
      </w:r>
    </w:p>
    <w:p w:rsidR="00000000" w:rsidDel="00000000" w:rsidP="00000000" w:rsidRDefault="00000000" w:rsidRPr="00000000" w14:paraId="00000507">
      <w:pPr>
        <w:spacing w:after="240" w:before="240" w:line="480" w:lineRule="auto"/>
        <w:rPr/>
      </w:pPr>
      <w:r w:rsidDel="00000000" w:rsidR="00000000" w:rsidRPr="00000000">
        <w:rPr>
          <w:rtl w:val="0"/>
        </w:rPr>
        <w:t xml:space="preserve">(Phong Lê giả vờ vén tay áo lên xong chỉ lên cánh tay, bạn thấy da cậu ta trắng đến mức chói mắt. Sao con trai trắng được như vậy nhỉ)</w:t>
      </w:r>
    </w:p>
    <w:p w:rsidR="00000000" w:rsidDel="00000000" w:rsidP="00000000" w:rsidRDefault="00000000" w:rsidRPr="00000000" w14:paraId="00000508">
      <w:pPr>
        <w:spacing w:after="240" w:before="240" w:line="480" w:lineRule="auto"/>
        <w:rPr>
          <w:shd w:fill="ffe599" w:val="clear"/>
        </w:rPr>
      </w:pPr>
      <w:r w:rsidDel="00000000" w:rsidR="00000000" w:rsidRPr="00000000">
        <w:rPr>
          <w:shd w:fill="ffe599" w:val="clear"/>
          <w:rtl w:val="0"/>
        </w:rPr>
        <w:t xml:space="preserve">&lt;Vẫn đùa tiếp&gt;</w:t>
      </w:r>
    </w:p>
    <w:p w:rsidR="00000000" w:rsidDel="00000000" w:rsidP="00000000" w:rsidRDefault="00000000" w:rsidRPr="00000000" w14:paraId="00000509">
      <w:pPr>
        <w:spacing w:after="240" w:before="240" w:line="480" w:lineRule="auto"/>
        <w:rPr>
          <w:shd w:fill="ffe599" w:val="clear"/>
        </w:rPr>
      </w:pPr>
      <w:r w:rsidDel="00000000" w:rsidR="00000000" w:rsidRPr="00000000">
        <w:rPr>
          <w:shd w:fill="ffe599" w:val="clear"/>
          <w:rtl w:val="0"/>
        </w:rPr>
        <w:t xml:space="preserve">&lt;Cười và dừng trêu&gt;</w:t>
      </w:r>
      <w:r w:rsidDel="00000000" w:rsidR="00000000" w:rsidRPr="00000000">
        <w:br w:type="page"/>
      </w:r>
      <w:r w:rsidDel="00000000" w:rsidR="00000000" w:rsidRPr="00000000">
        <w:rPr>
          <w:rtl w:val="0"/>
        </w:rPr>
      </w:r>
    </w:p>
    <w:p w:rsidR="00000000" w:rsidDel="00000000" w:rsidP="00000000" w:rsidRDefault="00000000" w:rsidRPr="00000000" w14:paraId="0000050A">
      <w:pPr>
        <w:spacing w:after="240" w:before="240" w:line="480" w:lineRule="auto"/>
        <w:rPr>
          <w:shd w:fill="ffe599" w:val="clear"/>
        </w:rPr>
      </w:pPr>
      <w:r w:rsidDel="00000000" w:rsidR="00000000" w:rsidRPr="00000000">
        <w:rPr>
          <w:shd w:fill="ffe599" w:val="clear"/>
          <w:rtl w:val="0"/>
        </w:rPr>
        <w:t xml:space="preserve">&lt;Vẫn đùa tiếp&gt;</w:t>
      </w:r>
    </w:p>
    <w:p w:rsidR="00000000" w:rsidDel="00000000" w:rsidP="00000000" w:rsidRDefault="00000000" w:rsidRPr="00000000" w14:paraId="0000050B">
      <w:pPr>
        <w:spacing w:after="240" w:before="240" w:line="480" w:lineRule="auto"/>
        <w:rPr>
          <w:shd w:fill="dd7e6b" w:val="clear"/>
        </w:rPr>
      </w:pPr>
      <w:r w:rsidDel="00000000" w:rsidR="00000000" w:rsidRPr="00000000">
        <w:rPr>
          <w:shd w:fill="dd7e6b" w:val="clear"/>
          <w:rtl w:val="0"/>
        </w:rPr>
        <w:t xml:space="preserve">[-1 fp PL]</w:t>
      </w:r>
    </w:p>
    <w:p w:rsidR="00000000" w:rsidDel="00000000" w:rsidP="00000000" w:rsidRDefault="00000000" w:rsidRPr="00000000" w14:paraId="0000050C">
      <w:pPr>
        <w:spacing w:after="240" w:before="240" w:line="480" w:lineRule="auto"/>
        <w:rPr/>
      </w:pPr>
      <w:r w:rsidDel="00000000" w:rsidR="00000000" w:rsidRPr="00000000">
        <w:rPr>
          <w:b w:val="1"/>
          <w:bCs w:val="1"/>
          <w:rtl w:val="0"/>
        </w:rPr>
        <w:t xml:space="preserve">Phong</w:t>
      </w:r>
      <w:r w:rsidDel="00000000" w:rsidR="00000000" w:rsidRPr="00000000">
        <w:rPr>
          <w:rtl w:val="0"/>
        </w:rPr>
        <w:t xml:space="preserve">: “MC ơi.. mình không thích thật luôn á”</w:t>
      </w:r>
    </w:p>
    <w:p w:rsidR="00000000" w:rsidDel="00000000" w:rsidP="00000000" w:rsidRDefault="00000000" w:rsidRPr="00000000" w14:paraId="0000050D">
      <w:pPr>
        <w:spacing w:after="240" w:before="240" w:line="480" w:lineRule="auto"/>
        <w:rPr/>
      </w:pPr>
      <w:r w:rsidDel="00000000" w:rsidR="00000000" w:rsidRPr="00000000">
        <w:rPr>
          <w:b w:val="1"/>
          <w:bCs w:val="1"/>
          <w:rtl w:val="0"/>
        </w:rPr>
        <w:t xml:space="preserve">Nghĩa</w:t>
      </w:r>
      <w:r w:rsidDel="00000000" w:rsidR="00000000" w:rsidRPr="00000000">
        <w:rPr>
          <w:rtl w:val="0"/>
        </w:rPr>
        <w:t xml:space="preserve">: “Thôi thôi tha nó đi MC”</w:t>
      </w:r>
    </w:p>
    <w:p w:rsidR="00000000" w:rsidDel="00000000" w:rsidP="00000000" w:rsidRDefault="00000000" w:rsidRPr="00000000" w14:paraId="0000050E">
      <w:pPr>
        <w:spacing w:after="240" w:before="240" w:line="480" w:lineRule="auto"/>
        <w:rPr/>
      </w:pPr>
      <w:r w:rsidDel="00000000" w:rsidR="00000000" w:rsidRPr="00000000">
        <w:rPr>
          <w:rtl w:val="0"/>
        </w:rPr>
        <w:t xml:space="preserve">(Phong như một quả bóng xì hơi, bạn để ý còn thấy ở khóe mắt cậu ấy hơi ươn ướt. Không lẽ cậu ấy bị trêu đến khóc thật)</w:t>
      </w:r>
    </w:p>
    <w:p w:rsidR="00000000" w:rsidDel="00000000" w:rsidP="00000000" w:rsidRDefault="00000000" w:rsidRPr="00000000" w14:paraId="0000050F">
      <w:pPr>
        <w:spacing w:after="240" w:before="240" w:line="480" w:lineRule="auto"/>
        <w:rPr/>
      </w:pPr>
      <w:r w:rsidDel="00000000" w:rsidR="00000000" w:rsidRPr="00000000">
        <w:rPr>
          <w:rtl w:val="0"/>
        </w:rPr>
        <w:t xml:space="preserve">(Bạn cảm thấy hơi quá đáng và xin lỗi Phong Lê)</w:t>
      </w:r>
    </w:p>
    <w:p w:rsidR="00000000" w:rsidDel="00000000" w:rsidP="00000000" w:rsidRDefault="00000000" w:rsidRPr="00000000" w14:paraId="00000510">
      <w:pPr>
        <w:spacing w:after="240" w:before="240" w:line="480" w:lineRule="auto"/>
        <w:rPr/>
      </w:pPr>
      <w:r w:rsidDel="00000000" w:rsidR="00000000" w:rsidRPr="00000000">
        <w:rPr>
          <w:b w:val="1"/>
          <w:bCs w:val="1"/>
          <w:rtl w:val="0"/>
        </w:rPr>
        <w:t xml:space="preserve">Phong</w:t>
      </w:r>
      <w:r w:rsidDel="00000000" w:rsidR="00000000" w:rsidRPr="00000000">
        <w:rPr>
          <w:rtl w:val="0"/>
        </w:rPr>
        <w:t xml:space="preserve">: “..Không sao, chỉ cần MC hứa không gọi mình là Phong nữa là được”</w:t>
      </w:r>
    </w:p>
    <w:p w:rsidR="00000000" w:rsidDel="00000000" w:rsidP="00000000" w:rsidRDefault="00000000" w:rsidRPr="00000000" w14:paraId="00000511">
      <w:pPr>
        <w:spacing w:after="240" w:before="240" w:line="480" w:lineRule="auto"/>
        <w:rPr/>
      </w:pPr>
      <w:r w:rsidDel="00000000" w:rsidR="00000000" w:rsidRPr="00000000">
        <w:rPr>
          <w:rtl w:val="0"/>
        </w:rPr>
        <w:t xml:space="preserve">(Bạn liền hứa, ngay lập tức sau đó Phong Lê lại quay trở lại trạng thái vui vẻ lúc nãy)</w:t>
      </w:r>
    </w:p>
    <w:p w:rsidR="00000000" w:rsidDel="00000000" w:rsidP="00000000" w:rsidRDefault="00000000" w:rsidRPr="00000000" w14:paraId="00000512">
      <w:pPr>
        <w:spacing w:after="240" w:before="240" w:line="480" w:lineRule="auto"/>
        <w:rPr/>
      </w:pPr>
      <w:r w:rsidDel="00000000" w:rsidR="00000000" w:rsidRPr="00000000">
        <w:rPr>
          <w:b w:val="1"/>
          <w:bCs w:val="1"/>
          <w:rtl w:val="0"/>
        </w:rPr>
        <w:t xml:space="preserve">Nghĩa</w:t>
      </w:r>
      <w:r w:rsidDel="00000000" w:rsidR="00000000" w:rsidRPr="00000000">
        <w:rPr>
          <w:rtl w:val="0"/>
        </w:rPr>
        <w:t xml:space="preserve">: “Thay đổi xoành xoạch như phụ nữ mang thai nhỉ”</w:t>
      </w:r>
    </w:p>
    <w:p w:rsidR="00000000" w:rsidDel="00000000" w:rsidP="00000000" w:rsidRDefault="00000000" w:rsidRPr="00000000" w14:paraId="00000513">
      <w:pPr>
        <w:spacing w:after="240" w:before="240" w:line="480" w:lineRule="auto"/>
        <w:rPr/>
      </w:pPr>
      <w:r w:rsidDel="00000000" w:rsidR="00000000" w:rsidRPr="00000000">
        <w:rPr>
          <w:b w:val="1"/>
          <w:bCs w:val="1"/>
          <w:rtl w:val="0"/>
        </w:rPr>
        <w:t xml:space="preserve">Phong</w:t>
      </w:r>
      <w:r w:rsidDel="00000000" w:rsidR="00000000" w:rsidRPr="00000000">
        <w:rPr>
          <w:rtl w:val="0"/>
        </w:rPr>
        <w:t xml:space="preserve">: “Kệ tao”</w:t>
      </w:r>
    </w:p>
    <w:p w:rsidR="00000000" w:rsidDel="00000000" w:rsidP="00000000" w:rsidRDefault="00000000" w:rsidRPr="00000000" w14:paraId="00000514">
      <w:pPr>
        <w:spacing w:after="240" w:before="240" w:line="480" w:lineRule="auto"/>
        <w:rPr>
          <w:shd w:fill="ffe599" w:val="clear"/>
        </w:rPr>
      </w:pPr>
      <w:r w:rsidDel="00000000" w:rsidR="00000000" w:rsidRPr="00000000">
        <w:rPr>
          <w:shd w:fill="ffe599" w:val="clear"/>
          <w:rtl w:val="0"/>
        </w:rPr>
        <w:t xml:space="preserve">&lt;Cười và dừng trêu&gt;</w:t>
      </w:r>
    </w:p>
    <w:p w:rsidR="00000000" w:rsidDel="00000000" w:rsidP="00000000" w:rsidRDefault="00000000" w:rsidRPr="00000000" w14:paraId="00000515">
      <w:pPr>
        <w:spacing w:after="240" w:before="240" w:line="480" w:lineRule="auto"/>
        <w:rPr/>
      </w:pPr>
      <w:r w:rsidDel="00000000" w:rsidR="00000000" w:rsidRPr="00000000">
        <w:rPr>
          <w:b w:val="1"/>
          <w:bCs w:val="1"/>
          <w:rtl w:val="0"/>
        </w:rPr>
        <w:t xml:space="preserve">Nghĩa</w:t>
      </w:r>
      <w:r w:rsidDel="00000000" w:rsidR="00000000" w:rsidRPr="00000000">
        <w:rPr>
          <w:rtl w:val="0"/>
        </w:rPr>
        <w:t xml:space="preserve">: “Công nhận chọc thằng này vui nhỉ MC”</w:t>
      </w:r>
    </w:p>
    <w:p w:rsidR="00000000" w:rsidDel="00000000" w:rsidP="00000000" w:rsidRDefault="00000000" w:rsidRPr="00000000" w14:paraId="00000516">
      <w:pPr>
        <w:spacing w:after="240" w:before="240" w:line="480" w:lineRule="auto"/>
        <w:rPr/>
      </w:pPr>
      <w:r w:rsidDel="00000000" w:rsidR="00000000" w:rsidRPr="00000000">
        <w:rPr>
          <w:rtl w:val="0"/>
        </w:rPr>
        <w:t xml:space="preserve">“Tui thấy nó dễ bị ragebait ghê luôn”</w:t>
      </w:r>
    </w:p>
    <w:p w:rsidR="00000000" w:rsidDel="00000000" w:rsidP="00000000" w:rsidRDefault="00000000" w:rsidRPr="00000000" w14:paraId="00000517">
      <w:pPr>
        <w:spacing w:after="240" w:before="240" w:line="480" w:lineRule="auto"/>
        <w:rPr/>
      </w:pPr>
      <w:r w:rsidDel="00000000" w:rsidR="00000000" w:rsidRPr="00000000">
        <w:rPr>
          <w:rtl w:val="0"/>
        </w:rPr>
        <w:t xml:space="preserve">(Bạn gật gù đồng ý với Nghĩa. Phong Lê nhìn như có vẻ sắp đánh cậu chàng mắt kính tới nơi)</w:t>
      </w:r>
    </w:p>
    <w:p w:rsidR="00000000" w:rsidDel="00000000" w:rsidP="00000000" w:rsidRDefault="00000000" w:rsidRPr="00000000" w14:paraId="00000518">
      <w:pPr>
        <w:spacing w:after="240" w:before="240" w:line="480" w:lineRule="auto"/>
        <w:rPr>
          <w:shd w:fill="b6d7a8" w:val="clear"/>
        </w:rPr>
      </w:pPr>
      <w:r w:rsidDel="00000000" w:rsidR="00000000" w:rsidRPr="00000000">
        <w:rPr>
          <w:shd w:fill="b6d7a8" w:val="clear"/>
          <w:rtl w:val="0"/>
        </w:rPr>
        <w:t xml:space="preserve">[+1 fp ĐN]</w:t>
      </w:r>
    </w:p>
    <w:p w:rsidR="00000000" w:rsidDel="00000000" w:rsidP="00000000" w:rsidRDefault="00000000" w:rsidRPr="00000000" w14:paraId="00000519">
      <w:pPr>
        <w:spacing w:after="240" w:before="240" w:line="480" w:lineRule="auto"/>
        <w:rPr/>
      </w:pPr>
      <w:r w:rsidDel="00000000" w:rsidR="00000000" w:rsidRPr="00000000">
        <w:rPr>
          <w:b w:val="1"/>
          <w:bCs w:val="1"/>
          <w:rtl w:val="0"/>
        </w:rPr>
        <w:t xml:space="preserve">Phong</w:t>
      </w:r>
      <w:r w:rsidDel="00000000" w:rsidR="00000000" w:rsidRPr="00000000">
        <w:rPr>
          <w:rtl w:val="0"/>
        </w:rPr>
        <w:t xml:space="preserve">: “MC sau đừng trêu tớ như thế nữa nha”</w:t>
      </w:r>
    </w:p>
    <w:p w:rsidR="00000000" w:rsidDel="00000000" w:rsidP="00000000" w:rsidRDefault="00000000" w:rsidRPr="00000000" w14:paraId="0000051A">
      <w:pPr>
        <w:spacing w:after="240" w:before="240" w:line="480" w:lineRule="auto"/>
        <w:rPr/>
      </w:pPr>
      <w:r w:rsidDel="00000000" w:rsidR="00000000" w:rsidRPr="00000000">
        <w:rPr>
          <w:rtl w:val="0"/>
        </w:rPr>
        <w:t xml:space="preserve">(Bạn đồng ý và xin lỗi vì lúc nãy đã trêu cậu ấy)</w:t>
      </w:r>
    </w:p>
    <w:p w:rsidR="00000000" w:rsidDel="00000000" w:rsidP="00000000" w:rsidRDefault="00000000" w:rsidRPr="00000000" w14:paraId="0000051B">
      <w:pPr>
        <w:spacing w:after="240" w:before="240" w:line="480" w:lineRule="auto"/>
        <w:rPr/>
      </w:pPr>
      <w:r w:rsidDel="00000000" w:rsidR="00000000" w:rsidRPr="00000000">
        <w:rPr>
          <w:rtl w:val="0"/>
        </w:rPr>
      </w:r>
    </w:p>
    <w:p w:rsidR="00000000" w:rsidDel="00000000" w:rsidP="00000000" w:rsidRDefault="00000000" w:rsidRPr="00000000" w14:paraId="0000051C">
      <w:pPr>
        <w:spacing w:after="240" w:before="240" w:line="480" w:lineRule="auto"/>
        <w:rPr>
          <w:shd w:fill="ffe599" w:val="clear"/>
        </w:rPr>
      </w:pPr>
      <w:r w:rsidDel="00000000" w:rsidR="00000000" w:rsidRPr="00000000">
        <w:rPr>
          <w:shd w:fill="ffe599" w:val="clear"/>
          <w:rtl w:val="0"/>
        </w:rPr>
        <w:t xml:space="preserve">&lt;Đồng ý và nói sau này sẽ gọi cậu ấy là Phong Lê&gt;</w:t>
      </w:r>
    </w:p>
    <w:p w:rsidR="00000000" w:rsidDel="00000000" w:rsidP="00000000" w:rsidRDefault="00000000" w:rsidRPr="00000000" w14:paraId="0000051D">
      <w:pPr>
        <w:spacing w:after="240" w:before="240" w:line="480" w:lineRule="auto"/>
        <w:rPr>
          <w:shd w:fill="b6d7a8" w:val="clear"/>
        </w:rPr>
      </w:pPr>
      <w:r w:rsidDel="00000000" w:rsidR="00000000" w:rsidRPr="00000000">
        <w:rPr>
          <w:b w:val="1"/>
          <w:bCs w:val="1"/>
          <w:rtl w:val="0"/>
        </w:rPr>
        <w:t xml:space="preserve">Phong</w:t>
      </w:r>
      <w:r w:rsidDel="00000000" w:rsidR="00000000" w:rsidRPr="00000000">
        <w:rPr>
          <w:rtl w:val="0"/>
        </w:rPr>
        <w:t xml:space="preserve">: “Cảm ơn MC nhiều nha hihi”</w:t>
      </w:r>
      <w:r w:rsidDel="00000000" w:rsidR="00000000" w:rsidRPr="00000000">
        <w:rPr>
          <w:rtl w:val="0"/>
        </w:rPr>
      </w:r>
    </w:p>
    <w:p w:rsidR="00000000" w:rsidDel="00000000" w:rsidP="00000000" w:rsidRDefault="00000000" w:rsidRPr="00000000" w14:paraId="0000051E">
      <w:pPr>
        <w:spacing w:after="240" w:before="240" w:line="480" w:lineRule="auto"/>
        <w:rPr/>
      </w:pPr>
      <w:r w:rsidDel="00000000" w:rsidR="00000000" w:rsidRPr="00000000">
        <w:rPr>
          <w:rtl w:val="0"/>
        </w:rPr>
        <w:t xml:space="preserve">“Kiểu mình thật sự không thích bị gọi là Phong ấy”</w:t>
      </w:r>
    </w:p>
    <w:p w:rsidR="00000000" w:rsidDel="00000000" w:rsidP="00000000" w:rsidRDefault="00000000" w:rsidRPr="00000000" w14:paraId="0000051F">
      <w:pPr>
        <w:spacing w:after="240" w:before="240" w:line="480" w:lineRule="auto"/>
        <w:rPr/>
      </w:pPr>
      <w:r w:rsidDel="00000000" w:rsidR="00000000" w:rsidRPr="00000000">
        <w:rPr>
          <w:rtl w:val="0"/>
        </w:rPr>
        <w:t xml:space="preserve">“Từ đó giờ rồi, cứ nghe ai gọi Phong là mình sởn hết cả gai ốc lên”</w:t>
      </w:r>
    </w:p>
    <w:p w:rsidR="00000000" w:rsidDel="00000000" w:rsidP="00000000" w:rsidRDefault="00000000" w:rsidRPr="00000000" w14:paraId="00000520">
      <w:pPr>
        <w:spacing w:after="240" w:before="240" w:line="480" w:lineRule="auto"/>
        <w:rPr/>
      </w:pPr>
      <w:r w:rsidDel="00000000" w:rsidR="00000000" w:rsidRPr="00000000">
        <w:rPr>
          <w:b w:val="1"/>
          <w:bCs w:val="1"/>
          <w:rtl w:val="0"/>
        </w:rPr>
        <w:t xml:space="preserve">Nghĩa</w:t>
      </w:r>
      <w:r w:rsidDel="00000000" w:rsidR="00000000" w:rsidRPr="00000000">
        <w:rPr>
          <w:rtl w:val="0"/>
        </w:rPr>
        <w:t xml:space="preserve">: “Có lần tui còn thấy nó bỏ chạy vì có người gọi nó là Phong cơ”</w:t>
      </w:r>
    </w:p>
    <w:p w:rsidR="00000000" w:rsidDel="00000000" w:rsidP="00000000" w:rsidRDefault="00000000" w:rsidRPr="00000000" w14:paraId="00000521">
      <w:pPr>
        <w:spacing w:after="240" w:before="240" w:line="480" w:lineRule="auto"/>
        <w:rPr/>
      </w:pPr>
      <w:r w:rsidDel="00000000" w:rsidR="00000000" w:rsidRPr="00000000">
        <w:rPr>
          <w:rtl w:val="0"/>
        </w:rPr>
        <w:t xml:space="preserve">(Bạn ngạc nhiên, không nghĩ việc gọi tên lại nghiêm trọng vậy)</w:t>
      </w:r>
    </w:p>
    <w:p w:rsidR="00000000" w:rsidDel="00000000" w:rsidP="00000000" w:rsidRDefault="00000000" w:rsidRPr="00000000" w14:paraId="00000522">
      <w:pPr>
        <w:spacing w:after="240" w:before="240" w:line="480" w:lineRule="auto"/>
        <w:rPr/>
      </w:pPr>
      <w:r w:rsidDel="00000000" w:rsidR="00000000" w:rsidRPr="00000000">
        <w:rPr>
          <w:b w:val="1"/>
          <w:bCs w:val="1"/>
          <w:rtl w:val="0"/>
        </w:rPr>
        <w:t xml:space="preserve">Phong</w:t>
      </w:r>
      <w:r w:rsidDel="00000000" w:rsidR="00000000" w:rsidRPr="00000000">
        <w:rPr>
          <w:rtl w:val="0"/>
        </w:rPr>
        <w:t xml:space="preserve">: “Người mày nói là kiểu”</w:t>
      </w:r>
    </w:p>
    <w:p w:rsidR="00000000" w:rsidDel="00000000" w:rsidP="00000000" w:rsidRDefault="00000000" w:rsidRPr="00000000" w14:paraId="00000523">
      <w:pPr>
        <w:spacing w:after="240" w:before="240" w:line="480" w:lineRule="auto"/>
        <w:rPr/>
      </w:pPr>
      <w:r w:rsidDel="00000000" w:rsidR="00000000" w:rsidRPr="00000000">
        <w:rPr>
          <w:rtl w:val="0"/>
        </w:rPr>
        <w:t xml:space="preserve">“Mẹ tao ấy, lúc đấy không chạy là ăn đòn rồi”</w:t>
      </w:r>
    </w:p>
    <w:p w:rsidR="00000000" w:rsidDel="00000000" w:rsidP="00000000" w:rsidRDefault="00000000" w:rsidRPr="00000000" w14:paraId="00000524">
      <w:pPr>
        <w:spacing w:after="240" w:before="240" w:line="480" w:lineRule="auto"/>
        <w:rPr/>
      </w:pPr>
      <w:r w:rsidDel="00000000" w:rsidR="00000000" w:rsidRPr="00000000">
        <w:rPr>
          <w:rtl w:val="0"/>
        </w:rPr>
        <w:t xml:space="preserve">“Tại tao trốn đi đá bóng không làm việc nhà”</w:t>
      </w:r>
    </w:p>
    <w:p w:rsidR="00000000" w:rsidDel="00000000" w:rsidP="00000000" w:rsidRDefault="00000000" w:rsidRPr="00000000" w14:paraId="00000525">
      <w:pPr>
        <w:spacing w:after="240" w:before="240" w:line="480" w:lineRule="auto"/>
        <w:rPr/>
      </w:pPr>
      <w:r w:rsidDel="00000000" w:rsidR="00000000" w:rsidRPr="00000000">
        <w:rPr>
          <w:rtl w:val="0"/>
        </w:rPr>
        <w:t xml:space="preserve">(Bạn bật cười và cả Nghĩa cũng thế, trong đó Phong nhìn hơi xấu hổ khi nhắc lại chuyện này)</w:t>
      </w:r>
      <w:r w:rsidDel="00000000" w:rsidR="00000000" w:rsidRPr="00000000">
        <w:br w:type="page"/>
      </w:r>
      <w:r w:rsidDel="00000000" w:rsidR="00000000" w:rsidRPr="00000000">
        <w:rPr>
          <w:rtl w:val="0"/>
        </w:rPr>
      </w:r>
    </w:p>
    <w:p w:rsidR="00000000" w:rsidDel="00000000" w:rsidP="00000000" w:rsidRDefault="00000000" w:rsidRPr="00000000" w14:paraId="00000526">
      <w:pPr>
        <w:spacing w:after="240" w:before="240" w:line="480" w:lineRule="auto"/>
        <w:rPr/>
      </w:pPr>
      <w:r w:rsidDel="00000000" w:rsidR="00000000" w:rsidRPr="00000000">
        <w:rPr>
          <w:b w:val="1"/>
          <w:bCs w:val="1"/>
          <w:rtl w:val="0"/>
        </w:rPr>
        <w:t xml:space="preserve">Phong</w:t>
      </w:r>
      <w:r w:rsidDel="00000000" w:rsidR="00000000" w:rsidRPr="00000000">
        <w:rPr>
          <w:rtl w:val="0"/>
        </w:rPr>
        <w:t xml:space="preserve">: “Đúng là MC là người tốt, chứ đâu như ai kia…”</w:t>
      </w:r>
    </w:p>
    <w:p w:rsidR="00000000" w:rsidDel="00000000" w:rsidP="00000000" w:rsidRDefault="00000000" w:rsidRPr="00000000" w14:paraId="00000527">
      <w:pPr>
        <w:spacing w:after="240" w:before="240" w:line="480" w:lineRule="auto"/>
        <w:rPr/>
      </w:pPr>
      <w:r w:rsidDel="00000000" w:rsidR="00000000" w:rsidRPr="00000000">
        <w:rPr>
          <w:rtl w:val="0"/>
        </w:rPr>
        <w:t xml:space="preserve">“Nói mãi mà cứ gọi mình là Phong thôi”</w:t>
      </w:r>
    </w:p>
    <w:p w:rsidR="00000000" w:rsidDel="00000000" w:rsidP="00000000" w:rsidRDefault="00000000" w:rsidRPr="00000000" w14:paraId="00000528">
      <w:pPr>
        <w:spacing w:after="240" w:before="240" w:line="480" w:lineRule="auto"/>
        <w:rPr/>
      </w:pPr>
      <w:r w:rsidDel="00000000" w:rsidR="00000000" w:rsidRPr="00000000">
        <w:rPr>
          <w:b w:val="1"/>
          <w:bCs w:val="1"/>
          <w:rtl w:val="0"/>
        </w:rPr>
        <w:t xml:space="preserve">Nghĩa</w:t>
      </w:r>
      <w:r w:rsidDel="00000000" w:rsidR="00000000" w:rsidRPr="00000000">
        <w:rPr>
          <w:rtl w:val="0"/>
        </w:rPr>
        <w:t xml:space="preserve">: “Tại tao gọi quen rồi mà”</w:t>
      </w:r>
    </w:p>
    <w:p w:rsidR="00000000" w:rsidDel="00000000" w:rsidP="00000000" w:rsidRDefault="00000000" w:rsidRPr="00000000" w14:paraId="00000529">
      <w:pPr>
        <w:spacing w:after="240" w:before="240" w:line="480" w:lineRule="auto"/>
        <w:rPr/>
      </w:pPr>
      <w:r w:rsidDel="00000000" w:rsidR="00000000" w:rsidRPr="00000000">
        <w:rPr>
          <w:b w:val="1"/>
          <w:bCs w:val="1"/>
          <w:rtl w:val="0"/>
        </w:rPr>
        <w:t xml:space="preserve">Phong</w:t>
      </w:r>
      <w:r w:rsidDel="00000000" w:rsidR="00000000" w:rsidRPr="00000000">
        <w:rPr>
          <w:rtl w:val="0"/>
        </w:rPr>
        <w:t xml:space="preserve">: “Thôi mày như lỗ tai trâu ấy nói kiểu gì cũng không thông”</w:t>
      </w:r>
    </w:p>
    <w:p w:rsidR="00000000" w:rsidDel="00000000" w:rsidP="00000000" w:rsidRDefault="00000000" w:rsidRPr="00000000" w14:paraId="0000052A">
      <w:pPr>
        <w:spacing w:after="240" w:before="240" w:line="480" w:lineRule="auto"/>
        <w:rPr/>
      </w:pPr>
      <w:r w:rsidDel="00000000" w:rsidR="00000000" w:rsidRPr="00000000">
        <w:rPr>
          <w:rtl w:val="0"/>
        </w:rPr>
        <w:t xml:space="preserve">(Bạn cười trước màn đấu đá của hai người)</w:t>
      </w:r>
    </w:p>
    <w:p w:rsidR="00000000" w:rsidDel="00000000" w:rsidP="00000000" w:rsidRDefault="00000000" w:rsidRPr="00000000" w14:paraId="0000052B">
      <w:pPr>
        <w:spacing w:after="240" w:before="240" w:line="480" w:lineRule="auto"/>
        <w:rPr/>
      </w:pPr>
      <w:r w:rsidDel="00000000" w:rsidR="00000000" w:rsidRPr="00000000">
        <w:rPr>
          <w:b w:val="1"/>
          <w:bCs w:val="1"/>
          <w:rtl w:val="0"/>
        </w:rPr>
        <w:t xml:space="preserve">Phong</w:t>
      </w:r>
      <w:r w:rsidDel="00000000" w:rsidR="00000000" w:rsidRPr="00000000">
        <w:rPr>
          <w:rtl w:val="0"/>
        </w:rPr>
        <w:t xml:space="preserve">: “Mà MC vào học trễ nhỉ, tuần thứ 3 mới bắt đầu”</w:t>
      </w:r>
    </w:p>
    <w:p w:rsidR="00000000" w:rsidDel="00000000" w:rsidP="00000000" w:rsidRDefault="00000000" w:rsidRPr="00000000" w14:paraId="0000052C">
      <w:pPr>
        <w:spacing w:after="240" w:before="240" w:line="480" w:lineRule="auto"/>
        <w:rPr/>
      </w:pPr>
      <w:r w:rsidDel="00000000" w:rsidR="00000000" w:rsidRPr="00000000">
        <w:rPr>
          <w:rtl w:val="0"/>
        </w:rPr>
        <w:t xml:space="preserve">(Bạn nói rằng do ban đầu không canh được, may là có một người nghỉ giữa chừng nên bạn mới xin vào được)</w:t>
      </w:r>
    </w:p>
    <w:p w:rsidR="00000000" w:rsidDel="00000000" w:rsidP="00000000" w:rsidRDefault="00000000" w:rsidRPr="00000000" w14:paraId="0000052D">
      <w:pPr>
        <w:spacing w:after="240" w:before="240" w:line="480" w:lineRule="auto"/>
        <w:rPr/>
      </w:pPr>
      <w:r w:rsidDel="00000000" w:rsidR="00000000" w:rsidRPr="00000000">
        <w:rPr>
          <w:b w:val="1"/>
          <w:bCs w:val="1"/>
          <w:rtl w:val="0"/>
        </w:rPr>
        <w:t xml:space="preserve">Nghĩa</w:t>
      </w:r>
      <w:r w:rsidDel="00000000" w:rsidR="00000000" w:rsidRPr="00000000">
        <w:rPr>
          <w:rtl w:val="0"/>
        </w:rPr>
        <w:t xml:space="preserve">: “Công nhận lớp cô khó xin chỗ ghê luôn á, mãi mình mới lấy được”</w:t>
      </w:r>
    </w:p>
    <w:p w:rsidR="00000000" w:rsidDel="00000000" w:rsidP="00000000" w:rsidRDefault="00000000" w:rsidRPr="00000000" w14:paraId="0000052E">
      <w:pPr>
        <w:spacing w:after="240" w:before="240" w:line="480" w:lineRule="auto"/>
        <w:rPr/>
      </w:pPr>
      <w:r w:rsidDel="00000000" w:rsidR="00000000" w:rsidRPr="00000000">
        <w:rPr>
          <w:b w:val="1"/>
          <w:bCs w:val="1"/>
          <w:rtl w:val="0"/>
        </w:rPr>
        <w:t xml:space="preserve">Phong</w:t>
      </w:r>
      <w:r w:rsidDel="00000000" w:rsidR="00000000" w:rsidRPr="00000000">
        <w:rPr>
          <w:rtl w:val="0"/>
        </w:rPr>
        <w:t xml:space="preserve">: “Thực ra do nó chơi đểu có người giúp mới vào được đó MC, chứ lúc mình đăng kí là lớp kín rồi”</w:t>
      </w:r>
    </w:p>
    <w:p w:rsidR="00000000" w:rsidDel="00000000" w:rsidP="00000000" w:rsidRDefault="00000000" w:rsidRPr="00000000" w14:paraId="0000052F">
      <w:pPr>
        <w:spacing w:after="240" w:before="240" w:line="480" w:lineRule="auto"/>
        <w:rPr/>
      </w:pPr>
      <w:r w:rsidDel="00000000" w:rsidR="00000000" w:rsidRPr="00000000">
        <w:rPr>
          <w:rtl w:val="0"/>
        </w:rPr>
        <w:t xml:space="preserve">(Bạn tò mò làm sao để được giúp vào lớp.)</w:t>
      </w:r>
    </w:p>
    <w:p w:rsidR="00000000" w:rsidDel="00000000" w:rsidP="00000000" w:rsidRDefault="00000000" w:rsidRPr="00000000" w14:paraId="00000530">
      <w:pPr>
        <w:spacing w:after="240" w:before="240" w:line="480" w:lineRule="auto"/>
        <w:rPr>
          <w:shd w:fill="ffe599" w:val="clear"/>
        </w:rPr>
      </w:pPr>
      <w:r w:rsidDel="00000000" w:rsidR="00000000" w:rsidRPr="00000000">
        <w:rPr>
          <w:shd w:fill="ffe599" w:val="clear"/>
          <w:rtl w:val="0"/>
        </w:rPr>
        <w:t xml:space="preserve">&lt;Nói rằng Nghĩa may mắn do có người giúp đỡ&gt;</w:t>
      </w:r>
    </w:p>
    <w:p w:rsidR="00000000" w:rsidDel="00000000" w:rsidP="00000000" w:rsidRDefault="00000000" w:rsidRPr="00000000" w14:paraId="00000531">
      <w:pPr>
        <w:spacing w:after="240" w:before="240" w:line="480" w:lineRule="auto"/>
        <w:rPr>
          <w:shd w:fill="ffe599" w:val="clear"/>
        </w:rPr>
      </w:pPr>
      <w:r w:rsidDel="00000000" w:rsidR="00000000" w:rsidRPr="00000000">
        <w:rPr>
          <w:shd w:fill="ffe599" w:val="clear"/>
          <w:rtl w:val="0"/>
        </w:rPr>
        <w:t xml:space="preserve">&lt;Nói rằng ước gì bạn cũng được đi cửa sau giống vậy&gt;</w:t>
      </w:r>
      <w:r w:rsidDel="00000000" w:rsidR="00000000" w:rsidRPr="00000000">
        <w:br w:type="page"/>
      </w:r>
      <w:r w:rsidDel="00000000" w:rsidR="00000000" w:rsidRPr="00000000">
        <w:rPr>
          <w:rtl w:val="0"/>
        </w:rPr>
      </w:r>
    </w:p>
    <w:p w:rsidR="00000000" w:rsidDel="00000000" w:rsidP="00000000" w:rsidRDefault="00000000" w:rsidRPr="00000000" w14:paraId="00000532">
      <w:pPr>
        <w:spacing w:after="240" w:before="240" w:line="480" w:lineRule="auto"/>
        <w:rPr>
          <w:shd w:fill="ffe599" w:val="clear"/>
        </w:rPr>
      </w:pPr>
      <w:r w:rsidDel="00000000" w:rsidR="00000000" w:rsidRPr="00000000">
        <w:rPr>
          <w:shd w:fill="ffe599" w:val="clear"/>
          <w:rtl w:val="0"/>
        </w:rPr>
        <w:t xml:space="preserve">&lt;Nói rằng Nghĩa may mắn do có người giúp đỡ&gt;</w:t>
      </w:r>
    </w:p>
    <w:p w:rsidR="00000000" w:rsidDel="00000000" w:rsidP="00000000" w:rsidRDefault="00000000" w:rsidRPr="00000000" w14:paraId="00000533">
      <w:pPr>
        <w:spacing w:after="240" w:before="240" w:line="480" w:lineRule="auto"/>
        <w:rPr/>
      </w:pPr>
      <w:r w:rsidDel="00000000" w:rsidR="00000000" w:rsidRPr="00000000">
        <w:rPr>
          <w:b w:val="1"/>
          <w:bCs w:val="1"/>
          <w:rtl w:val="0"/>
        </w:rPr>
        <w:t xml:space="preserve">Nghĩa:</w:t>
      </w:r>
      <w:r w:rsidDel="00000000" w:rsidR="00000000" w:rsidRPr="00000000">
        <w:rPr>
          <w:rtl w:val="0"/>
        </w:rPr>
        <w:t xml:space="preserve"> “À không cũng không khó lắm đâu”</w:t>
      </w:r>
    </w:p>
    <w:p w:rsidR="00000000" w:rsidDel="00000000" w:rsidP="00000000" w:rsidRDefault="00000000" w:rsidRPr="00000000" w14:paraId="00000534">
      <w:pPr>
        <w:spacing w:after="240" w:before="240" w:line="480" w:lineRule="auto"/>
        <w:rPr/>
      </w:pPr>
      <w:r w:rsidDel="00000000" w:rsidR="00000000" w:rsidRPr="00000000">
        <w:rPr>
          <w:rtl w:val="0"/>
        </w:rPr>
        <w:t xml:space="preserve">“Tui nhờ bạn xem có ai bỏ lớp không thì đăng kí thui”</w:t>
      </w:r>
    </w:p>
    <w:p w:rsidR="00000000" w:rsidDel="00000000" w:rsidP="00000000" w:rsidRDefault="00000000" w:rsidRPr="00000000" w14:paraId="00000535">
      <w:pPr>
        <w:spacing w:after="240" w:before="240" w:line="480" w:lineRule="auto"/>
        <w:rPr/>
      </w:pPr>
      <w:r w:rsidDel="00000000" w:rsidR="00000000" w:rsidRPr="00000000">
        <w:rPr>
          <w:rtl w:val="0"/>
        </w:rPr>
        <w:t xml:space="preserve">“Chứ cũng không có cách nào chắc chắn vô được lớp đâu”</w:t>
      </w:r>
    </w:p>
    <w:p w:rsidR="00000000" w:rsidDel="00000000" w:rsidP="00000000" w:rsidRDefault="00000000" w:rsidRPr="00000000" w14:paraId="00000536">
      <w:pPr>
        <w:spacing w:after="240" w:before="240" w:line="480" w:lineRule="auto"/>
        <w:rPr/>
      </w:pPr>
      <w:r w:rsidDel="00000000" w:rsidR="00000000" w:rsidRPr="00000000">
        <w:rPr>
          <w:b w:val="1"/>
          <w:bCs w:val="1"/>
          <w:rtl w:val="0"/>
        </w:rPr>
        <w:t xml:space="preserve">Phong Lê</w:t>
      </w:r>
      <w:r w:rsidDel="00000000" w:rsidR="00000000" w:rsidRPr="00000000">
        <w:rPr>
          <w:rtl w:val="0"/>
        </w:rPr>
        <w:t xml:space="preserve">: “Tóm lại là canh slot nhưng mà nâng cao hơn thôi”</w:t>
      </w:r>
    </w:p>
    <w:p w:rsidR="00000000" w:rsidDel="00000000" w:rsidP="00000000" w:rsidRDefault="00000000" w:rsidRPr="00000000" w14:paraId="00000537">
      <w:pPr>
        <w:spacing w:after="240" w:before="240" w:line="480" w:lineRule="auto"/>
        <w:rPr>
          <w:shd w:fill="ffe599" w:val="clear"/>
        </w:rPr>
      </w:pPr>
      <w:r w:rsidDel="00000000" w:rsidR="00000000" w:rsidRPr="00000000">
        <w:rPr>
          <w:shd w:fill="ffe599" w:val="clear"/>
          <w:rtl w:val="0"/>
        </w:rPr>
        <w:t xml:space="preserve">&lt;Nói rằng ước gì bạn cũng được đi cửa sau giống vậy&gt;</w:t>
      </w:r>
    </w:p>
    <w:p w:rsidR="00000000" w:rsidDel="00000000" w:rsidP="00000000" w:rsidRDefault="00000000" w:rsidRPr="00000000" w14:paraId="00000538">
      <w:pPr>
        <w:spacing w:after="240" w:before="240" w:line="480" w:lineRule="auto"/>
        <w:rPr>
          <w:shd w:fill="dd7e6b" w:val="clear"/>
        </w:rPr>
      </w:pPr>
      <w:r w:rsidDel="00000000" w:rsidR="00000000" w:rsidRPr="00000000">
        <w:rPr>
          <w:shd w:fill="dd7e6b" w:val="clear"/>
          <w:rtl w:val="0"/>
        </w:rPr>
        <w:t xml:space="preserve">[-1 fp ĐN]</w:t>
      </w:r>
    </w:p>
    <w:p w:rsidR="00000000" w:rsidDel="00000000" w:rsidP="00000000" w:rsidRDefault="00000000" w:rsidRPr="00000000" w14:paraId="00000539">
      <w:pPr>
        <w:spacing w:after="240" w:before="240" w:line="480" w:lineRule="auto"/>
        <w:rPr/>
      </w:pPr>
      <w:r w:rsidDel="00000000" w:rsidR="00000000" w:rsidRPr="00000000">
        <w:rPr>
          <w:b w:val="1"/>
          <w:bCs w:val="1"/>
          <w:rtl w:val="0"/>
        </w:rPr>
        <w:t xml:space="preserve">Nghĩa</w:t>
      </w:r>
      <w:r w:rsidDel="00000000" w:rsidR="00000000" w:rsidRPr="00000000">
        <w:rPr>
          <w:rtl w:val="0"/>
        </w:rPr>
        <w:t xml:space="preserve">: “Không phải cửa sau đâu”</w:t>
      </w:r>
    </w:p>
    <w:p w:rsidR="00000000" w:rsidDel="00000000" w:rsidP="00000000" w:rsidRDefault="00000000" w:rsidRPr="00000000" w14:paraId="0000053A">
      <w:pPr>
        <w:spacing w:after="240" w:before="240" w:line="480" w:lineRule="auto"/>
        <w:rPr/>
      </w:pPr>
      <w:r w:rsidDel="00000000" w:rsidR="00000000" w:rsidRPr="00000000">
        <w:rPr>
          <w:rtl w:val="0"/>
        </w:rPr>
        <w:t xml:space="preserve">“Tụi tui giỡn vậy chứ tui vẫn đường đường chính chính đăng kí lớp á”</w:t>
      </w:r>
    </w:p>
    <w:p w:rsidR="00000000" w:rsidDel="00000000" w:rsidP="00000000" w:rsidRDefault="00000000" w:rsidRPr="00000000" w14:paraId="0000053B">
      <w:pPr>
        <w:spacing w:after="240" w:before="240" w:line="480" w:lineRule="auto"/>
        <w:rPr/>
      </w:pPr>
      <w:r w:rsidDel="00000000" w:rsidR="00000000" w:rsidRPr="00000000">
        <w:br w:type="page"/>
      </w:r>
      <w:r w:rsidDel="00000000" w:rsidR="00000000" w:rsidRPr="00000000">
        <w:rPr>
          <w:rtl w:val="0"/>
        </w:rPr>
      </w:r>
    </w:p>
    <w:p w:rsidR="00000000" w:rsidDel="00000000" w:rsidP="00000000" w:rsidRDefault="00000000" w:rsidRPr="00000000" w14:paraId="0000053C">
      <w:pPr>
        <w:spacing w:after="240" w:before="240" w:line="480" w:lineRule="auto"/>
        <w:rPr/>
      </w:pPr>
      <w:r w:rsidDel="00000000" w:rsidR="00000000" w:rsidRPr="00000000">
        <w:rPr>
          <w:b w:val="1"/>
          <w:bCs w:val="1"/>
          <w:rtl w:val="0"/>
        </w:rPr>
        <w:t xml:space="preserve">Nghĩa:</w:t>
      </w:r>
      <w:r w:rsidDel="00000000" w:rsidR="00000000" w:rsidRPr="00000000">
        <w:rPr>
          <w:rtl w:val="0"/>
        </w:rPr>
        <w:t xml:space="preserve"> “Tại tui nghe danh tiếng cô Duyên lâu rồi.”</w:t>
      </w:r>
    </w:p>
    <w:p w:rsidR="00000000" w:rsidDel="00000000" w:rsidP="00000000" w:rsidRDefault="00000000" w:rsidRPr="00000000" w14:paraId="0000053D">
      <w:pPr>
        <w:spacing w:after="240" w:before="240" w:line="480" w:lineRule="auto"/>
        <w:rPr/>
      </w:pPr>
      <w:r w:rsidDel="00000000" w:rsidR="00000000" w:rsidRPr="00000000">
        <w:rPr>
          <w:rtl w:val="0"/>
        </w:rPr>
        <w:t xml:space="preserve">“Mọi người đều bảo cô dạy hay lắm nên tui muốn học”</w:t>
      </w:r>
    </w:p>
    <w:p w:rsidR="00000000" w:rsidDel="00000000" w:rsidP="00000000" w:rsidRDefault="00000000" w:rsidRPr="00000000" w14:paraId="0000053E">
      <w:pPr>
        <w:spacing w:after="240" w:before="240" w:line="480" w:lineRule="auto"/>
        <w:rPr/>
      </w:pPr>
      <w:r w:rsidDel="00000000" w:rsidR="00000000" w:rsidRPr="00000000">
        <w:rPr>
          <w:rtl w:val="0"/>
        </w:rPr>
        <w:t xml:space="preserve">“Với lại cũng có bạn học chung nữa nên vui hơn”</w:t>
      </w:r>
    </w:p>
    <w:p w:rsidR="00000000" w:rsidDel="00000000" w:rsidP="00000000" w:rsidRDefault="00000000" w:rsidRPr="00000000" w14:paraId="0000053F">
      <w:pPr>
        <w:spacing w:after="240" w:before="240" w:line="480" w:lineRule="auto"/>
        <w:rPr/>
      </w:pPr>
      <w:r w:rsidDel="00000000" w:rsidR="00000000" w:rsidRPr="00000000">
        <w:rPr>
          <w:rtl w:val="0"/>
        </w:rPr>
        <w:t xml:space="preserve">(Nghĩa nói rồi chỉ Phong Lê với Gia Khiếu)</w:t>
      </w:r>
    </w:p>
    <w:p w:rsidR="00000000" w:rsidDel="00000000" w:rsidP="00000000" w:rsidRDefault="00000000" w:rsidRPr="00000000" w14:paraId="00000540">
      <w:pPr>
        <w:spacing w:after="240" w:before="240" w:line="480" w:lineRule="auto"/>
        <w:rPr/>
      </w:pPr>
      <w:r w:rsidDel="00000000" w:rsidR="00000000" w:rsidRPr="00000000">
        <w:rPr>
          <w:rtl w:val="0"/>
        </w:rPr>
        <w:t xml:space="preserve">(Bạn nói rằng có bạn học chung cũng vui hơn thiệt)</w:t>
      </w:r>
    </w:p>
    <w:p w:rsidR="00000000" w:rsidDel="00000000" w:rsidP="00000000" w:rsidRDefault="00000000" w:rsidRPr="00000000" w14:paraId="00000541">
      <w:pPr>
        <w:spacing w:after="240" w:before="240" w:line="480" w:lineRule="auto"/>
        <w:rPr/>
      </w:pPr>
      <w:r w:rsidDel="00000000" w:rsidR="00000000" w:rsidRPr="00000000">
        <w:rPr>
          <w:b w:val="1"/>
          <w:bCs w:val="1"/>
          <w:rtl w:val="0"/>
        </w:rPr>
        <w:t xml:space="preserve">Nghĩa</w:t>
      </w:r>
      <w:r w:rsidDel="00000000" w:rsidR="00000000" w:rsidRPr="00000000">
        <w:rPr>
          <w:rtl w:val="0"/>
        </w:rPr>
        <w:t xml:space="preserve"> (cười): “Ừa, cảm giác đỡ bỡ ngỡ hơn”</w:t>
      </w:r>
    </w:p>
    <w:p w:rsidR="00000000" w:rsidDel="00000000" w:rsidP="00000000" w:rsidRDefault="00000000" w:rsidRPr="00000000" w14:paraId="00000542">
      <w:pPr>
        <w:spacing w:after="240" w:before="240" w:line="480" w:lineRule="auto"/>
        <w:rPr/>
      </w:pPr>
      <w:r w:rsidDel="00000000" w:rsidR="00000000" w:rsidRPr="00000000">
        <w:rPr>
          <w:b w:val="1"/>
          <w:bCs w:val="1"/>
          <w:rtl w:val="0"/>
        </w:rPr>
        <w:t xml:space="preserve">Phong</w:t>
      </w:r>
      <w:r w:rsidDel="00000000" w:rsidR="00000000" w:rsidRPr="00000000">
        <w:rPr>
          <w:rtl w:val="0"/>
        </w:rPr>
        <w:t xml:space="preserve">: “Mà thôi thà tự canh chay còn hơn mắc nợ người khác”</w:t>
      </w:r>
    </w:p>
    <w:p w:rsidR="00000000" w:rsidDel="00000000" w:rsidP="00000000" w:rsidRDefault="00000000" w:rsidRPr="00000000" w14:paraId="00000543">
      <w:pPr>
        <w:spacing w:after="240" w:before="240" w:line="480" w:lineRule="auto"/>
        <w:rPr/>
      </w:pPr>
      <w:r w:rsidDel="00000000" w:rsidR="00000000" w:rsidRPr="00000000">
        <w:rPr>
          <w:rtl w:val="0"/>
        </w:rPr>
        <w:t xml:space="preserve">“Hình như Nghĩa phải mua chuộc thằng bạn bọn mình bằng bánh mì đó”</w:t>
      </w:r>
    </w:p>
    <w:p w:rsidR="00000000" w:rsidDel="00000000" w:rsidP="00000000" w:rsidRDefault="00000000" w:rsidRPr="00000000" w14:paraId="00000544">
      <w:pPr>
        <w:spacing w:after="240" w:before="240" w:line="480" w:lineRule="auto"/>
        <w:rPr/>
      </w:pPr>
      <w:r w:rsidDel="00000000" w:rsidR="00000000" w:rsidRPr="00000000">
        <w:rPr>
          <w:b w:val="1"/>
          <w:bCs w:val="1"/>
          <w:rtl w:val="0"/>
        </w:rPr>
        <w:t xml:space="preserve">Nghĩa</w:t>
      </w:r>
      <w:r w:rsidDel="00000000" w:rsidR="00000000" w:rsidRPr="00000000">
        <w:rPr>
          <w:rtl w:val="0"/>
        </w:rPr>
        <w:t xml:space="preserve"> (né tránh ánh nhìn): “Haha có đâu ba”</w:t>
      </w:r>
    </w:p>
    <w:p w:rsidR="00000000" w:rsidDel="00000000" w:rsidP="00000000" w:rsidRDefault="00000000" w:rsidRPr="00000000" w14:paraId="00000545">
      <w:pPr>
        <w:spacing w:after="240" w:before="240" w:line="480" w:lineRule="auto"/>
        <w:rPr/>
      </w:pPr>
      <w:r w:rsidDel="00000000" w:rsidR="00000000" w:rsidRPr="00000000">
        <w:rPr>
          <w:b w:val="1"/>
          <w:bCs w:val="1"/>
          <w:rtl w:val="0"/>
        </w:rPr>
        <w:t xml:space="preserve">Phong:</w:t>
      </w:r>
      <w:r w:rsidDel="00000000" w:rsidR="00000000" w:rsidRPr="00000000">
        <w:rPr>
          <w:rtl w:val="0"/>
        </w:rPr>
        <w:t xml:space="preserve"> “Lại còn chối, nhìn mặt mày là biết rồi”</w:t>
      </w:r>
    </w:p>
    <w:p w:rsidR="00000000" w:rsidDel="00000000" w:rsidP="00000000" w:rsidRDefault="00000000" w:rsidRPr="00000000" w14:paraId="00000546">
      <w:pPr>
        <w:spacing w:after="240" w:before="240" w:line="480" w:lineRule="auto"/>
        <w:rPr/>
      </w:pPr>
      <w:r w:rsidDel="00000000" w:rsidR="00000000" w:rsidRPr="00000000">
        <w:rPr>
          <w:b w:val="1"/>
          <w:bCs w:val="1"/>
          <w:rtl w:val="0"/>
        </w:rPr>
        <w:t xml:space="preserve">Nghĩa</w:t>
      </w:r>
      <w:r w:rsidDel="00000000" w:rsidR="00000000" w:rsidRPr="00000000">
        <w:rPr>
          <w:rtl w:val="0"/>
        </w:rPr>
        <w:t xml:space="preserve">: “Không hề luôn”</w:t>
      </w:r>
    </w:p>
    <w:p w:rsidR="00000000" w:rsidDel="00000000" w:rsidP="00000000" w:rsidRDefault="00000000" w:rsidRPr="00000000" w14:paraId="00000547">
      <w:pPr>
        <w:spacing w:after="240" w:before="240" w:line="480" w:lineRule="auto"/>
        <w:rPr>
          <w:shd w:fill="ffe599" w:val="clear"/>
        </w:rPr>
      </w:pPr>
      <w:r w:rsidDel="00000000" w:rsidR="00000000" w:rsidRPr="00000000">
        <w:rPr>
          <w:shd w:fill="ffe599" w:val="clear"/>
          <w:rtl w:val="0"/>
        </w:rPr>
        <w:t xml:space="preserve">&lt;Nói rằng hai người có vẻ thân thiết&gt;</w:t>
      </w:r>
    </w:p>
    <w:p w:rsidR="00000000" w:rsidDel="00000000" w:rsidP="00000000" w:rsidRDefault="00000000" w:rsidRPr="00000000" w14:paraId="00000548">
      <w:pPr>
        <w:spacing w:after="240" w:before="240" w:line="480" w:lineRule="auto"/>
        <w:rPr>
          <w:shd w:fill="ffe599" w:val="clear"/>
        </w:rPr>
      </w:pPr>
      <w:r w:rsidDel="00000000" w:rsidR="00000000" w:rsidRPr="00000000">
        <w:rPr>
          <w:shd w:fill="ffe599" w:val="clear"/>
          <w:rtl w:val="0"/>
        </w:rPr>
        <w:t xml:space="preserve">&lt;Nói rằng hai người có vẻ ghét nhau&gt;</w:t>
      </w:r>
      <w:r w:rsidDel="00000000" w:rsidR="00000000" w:rsidRPr="00000000">
        <w:br w:type="page"/>
      </w:r>
      <w:r w:rsidDel="00000000" w:rsidR="00000000" w:rsidRPr="00000000">
        <w:rPr>
          <w:rtl w:val="0"/>
        </w:rPr>
      </w:r>
    </w:p>
    <w:p w:rsidR="00000000" w:rsidDel="00000000" w:rsidP="00000000" w:rsidRDefault="00000000" w:rsidRPr="00000000" w14:paraId="00000549">
      <w:pPr>
        <w:spacing w:after="240" w:before="240" w:line="480" w:lineRule="auto"/>
        <w:rPr>
          <w:shd w:fill="ffe599" w:val="clear"/>
        </w:rPr>
      </w:pPr>
      <w:r w:rsidDel="00000000" w:rsidR="00000000" w:rsidRPr="00000000">
        <w:rPr>
          <w:shd w:fill="ffe599" w:val="clear"/>
          <w:rtl w:val="0"/>
        </w:rPr>
        <w:t xml:space="preserve">&lt;Nói rằng hai người có vẻ thân thiết&gt;</w:t>
      </w:r>
    </w:p>
    <w:p w:rsidR="00000000" w:rsidDel="00000000" w:rsidP="00000000" w:rsidRDefault="00000000" w:rsidRPr="00000000" w14:paraId="0000054A">
      <w:pPr>
        <w:spacing w:after="240" w:before="240" w:line="480" w:lineRule="auto"/>
        <w:rPr/>
      </w:pPr>
      <w:r w:rsidDel="00000000" w:rsidR="00000000" w:rsidRPr="00000000">
        <w:rPr>
          <w:b w:val="1"/>
          <w:bCs w:val="1"/>
          <w:rtl w:val="0"/>
        </w:rPr>
        <w:t xml:space="preserve">Phong và Nghĩa đồng thanh:</w:t>
      </w:r>
      <w:r w:rsidDel="00000000" w:rsidR="00000000" w:rsidRPr="00000000">
        <w:rPr>
          <w:rtl w:val="0"/>
        </w:rPr>
        <w:t xml:space="preserve"> “Thân bại danh liệt thì có”</w:t>
      </w:r>
    </w:p>
    <w:p w:rsidR="00000000" w:rsidDel="00000000" w:rsidP="00000000" w:rsidRDefault="00000000" w:rsidRPr="00000000" w14:paraId="0000054B">
      <w:pPr>
        <w:spacing w:after="240" w:before="240" w:line="480" w:lineRule="auto"/>
        <w:rPr>
          <w:shd w:fill="b6d7a8" w:val="clear"/>
        </w:rPr>
      </w:pPr>
      <w:r w:rsidDel="00000000" w:rsidR="00000000" w:rsidRPr="00000000">
        <w:rPr>
          <w:shd w:fill="b6d7a8" w:val="clear"/>
          <w:rtl w:val="0"/>
        </w:rPr>
        <w:t xml:space="preserve">[+1 fp PL]</w:t>
      </w:r>
    </w:p>
    <w:p w:rsidR="00000000" w:rsidDel="00000000" w:rsidP="00000000" w:rsidRDefault="00000000" w:rsidRPr="00000000" w14:paraId="0000054C">
      <w:pPr>
        <w:spacing w:after="240" w:before="240" w:line="480" w:lineRule="auto"/>
        <w:rPr>
          <w:shd w:fill="b6d7a8" w:val="clear"/>
        </w:rPr>
      </w:pPr>
      <w:r w:rsidDel="00000000" w:rsidR="00000000" w:rsidRPr="00000000">
        <w:rPr>
          <w:shd w:fill="b6d7a8" w:val="clear"/>
          <w:rtl w:val="0"/>
        </w:rPr>
        <w:t xml:space="preserve">[+1 fp ĐN]</w:t>
      </w:r>
    </w:p>
    <w:p w:rsidR="00000000" w:rsidDel="00000000" w:rsidP="00000000" w:rsidRDefault="00000000" w:rsidRPr="00000000" w14:paraId="0000054D">
      <w:pPr>
        <w:spacing w:after="240" w:before="240" w:line="480" w:lineRule="auto"/>
        <w:rPr/>
      </w:pPr>
      <w:r w:rsidDel="00000000" w:rsidR="00000000" w:rsidRPr="00000000">
        <w:rPr>
          <w:b w:val="1"/>
          <w:bCs w:val="1"/>
          <w:rtl w:val="0"/>
        </w:rPr>
        <w:t xml:space="preserve">Phong</w:t>
      </w:r>
      <w:r w:rsidDel="00000000" w:rsidR="00000000" w:rsidRPr="00000000">
        <w:rPr>
          <w:rtl w:val="0"/>
        </w:rPr>
        <w:t xml:space="preserve">: “Mình không thể đợi đến lúc hết giờ để không phải ngồi cạnh nó nữa”</w:t>
      </w:r>
    </w:p>
    <w:p w:rsidR="00000000" w:rsidDel="00000000" w:rsidP="00000000" w:rsidRDefault="00000000" w:rsidRPr="00000000" w14:paraId="0000054E">
      <w:pPr>
        <w:spacing w:after="240" w:before="240" w:line="480" w:lineRule="auto"/>
        <w:rPr/>
      </w:pPr>
      <w:r w:rsidDel="00000000" w:rsidR="00000000" w:rsidRPr="00000000">
        <w:rPr>
          <w:b w:val="1"/>
          <w:bCs w:val="1"/>
          <w:rtl w:val="0"/>
        </w:rPr>
        <w:t xml:space="preserve">Nghĩa</w:t>
      </w:r>
      <w:r w:rsidDel="00000000" w:rsidR="00000000" w:rsidRPr="00000000">
        <w:rPr>
          <w:rtl w:val="0"/>
        </w:rPr>
        <w:t xml:space="preserve">: “Làm như tao thèm ngồi với mày chắc”</w:t>
      </w:r>
    </w:p>
    <w:p w:rsidR="00000000" w:rsidDel="00000000" w:rsidP="00000000" w:rsidRDefault="00000000" w:rsidRPr="00000000" w14:paraId="0000054F">
      <w:pPr>
        <w:spacing w:after="240" w:before="240" w:line="480" w:lineRule="auto"/>
        <w:rPr>
          <w:shd w:fill="ffe599" w:val="clear"/>
        </w:rPr>
      </w:pPr>
      <w:r w:rsidDel="00000000" w:rsidR="00000000" w:rsidRPr="00000000">
        <w:rPr>
          <w:shd w:fill="ffe599" w:val="clear"/>
          <w:rtl w:val="0"/>
        </w:rPr>
        <w:t xml:space="preserve">&lt;Nói rằng hai người có vẻ ghét nhau&gt;</w:t>
      </w:r>
    </w:p>
    <w:p w:rsidR="00000000" w:rsidDel="00000000" w:rsidP="00000000" w:rsidRDefault="00000000" w:rsidRPr="00000000" w14:paraId="00000550">
      <w:pPr>
        <w:spacing w:after="240" w:before="240" w:line="480" w:lineRule="auto"/>
        <w:rPr/>
      </w:pPr>
      <w:r w:rsidDel="00000000" w:rsidR="00000000" w:rsidRPr="00000000">
        <w:rPr>
          <w:b w:val="1"/>
          <w:bCs w:val="1"/>
          <w:rtl w:val="0"/>
        </w:rPr>
        <w:t xml:space="preserve">Phong</w:t>
      </w:r>
      <w:r w:rsidDel="00000000" w:rsidR="00000000" w:rsidRPr="00000000">
        <w:rPr>
          <w:rtl w:val="0"/>
        </w:rPr>
        <w:t xml:space="preserve">: “Đúng rồi đấy, ngày nào nó còn ở đây ngày đấy mình không yên thân nổi”</w:t>
      </w:r>
    </w:p>
    <w:p w:rsidR="00000000" w:rsidDel="00000000" w:rsidP="00000000" w:rsidRDefault="00000000" w:rsidRPr="00000000" w14:paraId="00000551">
      <w:pPr>
        <w:spacing w:after="240" w:before="240" w:line="480" w:lineRule="auto"/>
        <w:rPr/>
      </w:pPr>
      <w:r w:rsidDel="00000000" w:rsidR="00000000" w:rsidRPr="00000000">
        <w:rPr>
          <w:b w:val="1"/>
          <w:bCs w:val="1"/>
          <w:rtl w:val="0"/>
        </w:rPr>
        <w:t xml:space="preserve">Nghĩa</w:t>
      </w:r>
      <w:r w:rsidDel="00000000" w:rsidR="00000000" w:rsidRPr="00000000">
        <w:rPr>
          <w:rtl w:val="0"/>
        </w:rPr>
        <w:t xml:space="preserve">: “Câu đấy tao nói mới đúng”</w:t>
      </w:r>
      <w:r w:rsidDel="00000000" w:rsidR="00000000" w:rsidRPr="00000000">
        <w:br w:type="page"/>
      </w:r>
      <w:r w:rsidDel="00000000" w:rsidR="00000000" w:rsidRPr="00000000">
        <w:rPr>
          <w:rtl w:val="0"/>
        </w:rPr>
      </w:r>
    </w:p>
    <w:p w:rsidR="00000000" w:rsidDel="00000000" w:rsidP="00000000" w:rsidRDefault="00000000" w:rsidRPr="00000000" w14:paraId="00000552">
      <w:pPr>
        <w:spacing w:after="240" w:before="240" w:line="480" w:lineRule="auto"/>
        <w:rPr/>
      </w:pPr>
      <w:r w:rsidDel="00000000" w:rsidR="00000000" w:rsidRPr="00000000">
        <w:rPr>
          <w:rtl w:val="0"/>
        </w:rPr>
        <w:t xml:space="preserve">(Hai người lại tiếp tục chí chóe cãi nhau, bạn thấy hai người như hai anh em đang đánh nhau vậy. Sau đó khi cô Duyên quay xuống thì hai đưa lại chuyển sang im bặt làm bài, thay đổi nhanh đến mức bạn chớp mắt là không kịp để ý luôn.)</w:t>
      </w:r>
    </w:p>
    <w:p w:rsidR="00000000" w:rsidDel="00000000" w:rsidP="00000000" w:rsidRDefault="00000000" w:rsidRPr="00000000" w14:paraId="00000553">
      <w:pPr>
        <w:rPr/>
      </w:pPr>
      <w:r w:rsidDel="00000000" w:rsidR="00000000" w:rsidRPr="00000000">
        <w:rPr>
          <w:rtl w:val="0"/>
        </w:rPr>
        <w:t xml:space="preserve">(Bạn tập trung học bài, thời gian trôi nhanh bất ngờ khi bạn đã quen với lớp và nhịp giảng của cô.)</w:t>
      </w:r>
    </w:p>
    <w:p w:rsidR="00000000" w:rsidDel="00000000" w:rsidP="00000000" w:rsidRDefault="00000000" w:rsidRPr="00000000" w14:paraId="00000554">
      <w:pPr>
        <w:ind w:left="1440" w:firstLine="0"/>
        <w:rPr/>
      </w:pPr>
      <w:r w:rsidDel="00000000" w:rsidR="00000000" w:rsidRPr="00000000">
        <w:rPr>
          <w:rtl w:val="0"/>
        </w:rPr>
      </w:r>
    </w:p>
    <w:p w:rsidR="00000000" w:rsidDel="00000000" w:rsidP="00000000" w:rsidRDefault="00000000" w:rsidRPr="00000000" w14:paraId="00000555">
      <w:pPr>
        <w:rPr/>
      </w:pPr>
      <w:r w:rsidDel="00000000" w:rsidR="00000000" w:rsidRPr="00000000">
        <w:rPr>
          <w:b w:val="1"/>
          <w:bCs w:val="1"/>
          <w:rtl w:val="0"/>
        </w:rPr>
        <w:t xml:space="preserve">Cô Duyên</w:t>
      </w:r>
      <w:r w:rsidDel="00000000" w:rsidR="00000000" w:rsidRPr="00000000">
        <w:rPr>
          <w:rtl w:val="0"/>
        </w:rPr>
        <w:t xml:space="preserve">: “...Các con làm hết bài này nhé, tuần sau mình sẽ sửa.”</w:t>
      </w:r>
    </w:p>
    <w:p w:rsidR="00000000" w:rsidDel="00000000" w:rsidP="00000000" w:rsidRDefault="00000000" w:rsidRPr="00000000" w14:paraId="00000556">
      <w:pPr>
        <w:ind w:left="1440" w:firstLine="0"/>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(Cả lớp bắt đầu giải tán)</w:t>
      </w:r>
    </w:p>
    <w:p w:rsidR="00000000" w:rsidDel="00000000" w:rsidP="00000000" w:rsidRDefault="00000000" w:rsidRPr="00000000" w14:paraId="00000558">
      <w:pPr>
        <w:ind w:left="1440" w:firstLine="0"/>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(Bỗng Phong Lê đứng trước mặt bạn)</w:t>
      </w:r>
    </w:p>
    <w:p w:rsidR="00000000" w:rsidDel="00000000" w:rsidP="00000000" w:rsidRDefault="00000000" w:rsidRPr="00000000" w14:paraId="0000055A">
      <w:pPr>
        <w:ind w:left="1440" w:firstLine="0"/>
        <w:rPr/>
      </w:pPr>
      <w:r w:rsidDel="00000000" w:rsidR="00000000" w:rsidRPr="00000000">
        <w:rPr>
          <w:rtl w:val="0"/>
        </w:rPr>
      </w:r>
    </w:p>
    <w:p w:rsidR="00000000" w:rsidDel="00000000" w:rsidP="00000000" w:rsidRDefault="00000000" w:rsidRPr="00000000" w14:paraId="0000055B">
      <w:pPr>
        <w:rPr/>
      </w:pPr>
      <w:r w:rsidDel="00000000" w:rsidR="00000000" w:rsidRPr="00000000">
        <w:rPr>
          <w:b w:val="1"/>
          <w:bCs w:val="1"/>
          <w:rtl w:val="0"/>
        </w:rPr>
        <w:t xml:space="preserve">Phong Lê</w:t>
      </w:r>
      <w:r w:rsidDel="00000000" w:rsidR="00000000" w:rsidRPr="00000000">
        <w:rPr>
          <w:rtl w:val="0"/>
        </w:rPr>
        <w:t xml:space="preserve">: “MC ơi!”</w:t>
      </w:r>
    </w:p>
    <w:p w:rsidR="00000000" w:rsidDel="00000000" w:rsidP="00000000" w:rsidRDefault="00000000" w:rsidRPr="00000000" w14:paraId="0000055C">
      <w:pPr>
        <w:ind w:left="1440" w:firstLine="0"/>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“Nãy mình quên xin </w:t>
      </w:r>
      <w:commentRangeStart w:id="28"/>
      <w:r w:rsidDel="00000000" w:rsidR="00000000" w:rsidRPr="00000000">
        <w:rPr>
          <w:rtl w:val="0"/>
        </w:rPr>
        <w:t xml:space="preserve">facebok </w:t>
      </w:r>
      <w:commentRangeEnd w:id="28"/>
      <w:r w:rsidDel="00000000" w:rsidR="00000000" w:rsidRPr="00000000">
        <w:commentReference w:id="28"/>
      </w:r>
      <w:r w:rsidDel="00000000" w:rsidR="00000000" w:rsidRPr="00000000">
        <w:rPr>
          <w:rtl w:val="0"/>
        </w:rPr>
        <w:t xml:space="preserve">của MC á”</w:t>
      </w:r>
    </w:p>
    <w:p w:rsidR="00000000" w:rsidDel="00000000" w:rsidP="00000000" w:rsidRDefault="00000000" w:rsidRPr="00000000" w14:paraId="0000055E">
      <w:pPr>
        <w:ind w:left="1440" w:firstLine="0"/>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“Có gì MC kết bạn với mình nha!”</w:t>
      </w:r>
    </w:p>
    <w:p w:rsidR="00000000" w:rsidDel="00000000" w:rsidP="00000000" w:rsidRDefault="00000000" w:rsidRPr="00000000" w14:paraId="00000560">
      <w:pPr>
        <w:ind w:left="1440" w:firstLine="0"/>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“Kết bạn cả Nghĩa với Khiếu luôn để tiện trao đổi bài tập nè”</w:t>
      </w:r>
    </w:p>
    <w:p w:rsidR="00000000" w:rsidDel="00000000" w:rsidP="00000000" w:rsidRDefault="00000000" w:rsidRPr="00000000" w14:paraId="00000562">
      <w:pPr>
        <w:ind w:left="1440" w:firstLine="0"/>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(Bạn kết bạn với cả 3 người trên FB sau đó chào tạm biệt họ và đi về nhà.)</w:t>
      </w:r>
      <w:r w:rsidDel="00000000" w:rsidR="00000000" w:rsidRPr="00000000">
        <w:br w:type="page"/>
      </w:r>
      <w:r w:rsidDel="00000000" w:rsidR="00000000" w:rsidRPr="00000000">
        <w:rPr>
          <w:rtl w:val="0"/>
        </w:rPr>
      </w:r>
    </w:p>
    <w:p w:rsidR="00000000" w:rsidDel="00000000" w:rsidP="00000000" w:rsidRDefault="00000000" w:rsidRPr="00000000" w14:paraId="00000564">
      <w:pPr>
        <w:spacing w:after="240" w:before="240" w:line="480" w:lineRule="auto"/>
        <w:rPr/>
      </w:pPr>
      <w:r w:rsidDel="00000000" w:rsidR="00000000" w:rsidRPr="00000000">
        <w:rPr>
          <w:rtl w:val="0"/>
        </w:rPr>
      </w:r>
    </w:p>
    <w:p w:rsidR="00000000" w:rsidDel="00000000" w:rsidP="00000000" w:rsidRDefault="00000000" w:rsidRPr="00000000" w14:paraId="00000565">
      <w:pPr>
        <w:spacing w:after="240" w:before="240" w:line="480" w:lineRule="auto"/>
        <w:rPr/>
      </w:pPr>
      <w:r w:rsidDel="00000000" w:rsidR="00000000" w:rsidRPr="00000000">
        <w:rPr>
          <w:rtl w:val="0"/>
        </w:rPr>
      </w:r>
    </w:p>
    <w:p w:rsidR="00000000" w:rsidDel="00000000" w:rsidP="00000000" w:rsidRDefault="00000000" w:rsidRPr="00000000" w14:paraId="00000566">
      <w:pPr>
        <w:spacing w:after="240" w:before="240" w:line="480" w:lineRule="auto"/>
        <w:ind w:left="0" w:firstLine="0"/>
        <w:rPr/>
      </w:pPr>
      <w:r w:rsidDel="00000000" w:rsidR="00000000" w:rsidRPr="00000000">
        <w:rPr>
          <w:rtl w:val="0"/>
        </w:rPr>
      </w:r>
    </w:p>
    <w:p w:rsidR="00000000" w:rsidDel="00000000" w:rsidP="00000000" w:rsidRDefault="00000000" w:rsidRPr="00000000" w14:paraId="00000567">
      <w:pPr>
        <w:spacing w:after="240" w:before="240" w:line="480" w:lineRule="auto"/>
        <w:ind w:left="0" w:firstLine="0"/>
        <w:rPr/>
      </w:pPr>
      <w:r w:rsidDel="00000000" w:rsidR="00000000" w:rsidRPr="00000000">
        <w:rPr>
          <w:rtl w:val="0"/>
        </w:rPr>
      </w:r>
    </w:p>
    <w:p w:rsidR="00000000" w:rsidDel="00000000" w:rsidP="00000000" w:rsidRDefault="00000000" w:rsidRPr="00000000" w14:paraId="00000568">
      <w:pPr>
        <w:spacing w:after="240" w:before="240" w:line="480" w:lineRule="auto"/>
        <w:rPr>
          <w:b w:val="1"/>
          <w:bCs w:val="1"/>
          <w:shd w:fill="ffd966" w:val="clear"/>
        </w:rPr>
      </w:pPr>
      <w:r w:rsidDel="00000000" w:rsidR="00000000" w:rsidRPr="00000000">
        <w:rPr>
          <w:rtl w:val="0"/>
        </w:rPr>
      </w:r>
    </w:p>
    <w:p w:rsidR="00000000" w:rsidDel="00000000" w:rsidP="00000000" w:rsidRDefault="00000000" w:rsidRPr="00000000" w14:paraId="00000569">
      <w:pPr>
        <w:spacing w:after="240" w:before="240" w:line="480" w:lineRule="auto"/>
        <w:ind w:left="720" w:firstLine="0"/>
        <w:rPr>
          <w:b w:val="1"/>
          <w:bCs w:val="1"/>
          <w:shd w:fill="ffd966" w:val="clear"/>
        </w:rPr>
      </w:pPr>
      <w:r w:rsidDel="00000000" w:rsidR="00000000" w:rsidRPr="00000000">
        <w:rPr>
          <w:rtl w:val="0"/>
        </w:rPr>
      </w:r>
    </w:p>
    <w:p w:rsidR="00000000" w:rsidDel="00000000" w:rsidP="00000000" w:rsidRDefault="00000000" w:rsidRPr="00000000" w14:paraId="0000056A">
      <w:pPr>
        <w:spacing w:after="240" w:before="240" w:line="480" w:lineRule="auto"/>
        <w:rPr/>
      </w:pPr>
      <w:r w:rsidDel="00000000" w:rsidR="00000000" w:rsidRPr="00000000">
        <w:rPr>
          <w:rtl w:val="0"/>
        </w:rPr>
      </w:r>
    </w:p>
    <w:p w:rsidR="00000000" w:rsidDel="00000000" w:rsidP="00000000" w:rsidRDefault="00000000" w:rsidRPr="00000000" w14:paraId="0000056B">
      <w:pPr>
        <w:spacing w:after="240" w:before="240" w:line="480" w:lineRule="auto"/>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12-Trần Quang Hiển" w:id="23" w:date="2025-12-16T04:56:55Z">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Diddy Blud on the calculator</w:t>
      </w:r>
    </w:p>
  </w:comment>
  <w:comment w:author="34 - Đặng Việt Thành" w:id="24" w:date="2025-12-16T04:57:13Z">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big leagues aint calling u nigga</w:t>
      </w:r>
    </w:p>
  </w:comment>
  <w:comment w:author="34 - Đặng Việt Thành" w:id="13" w:date="2025-12-16T05:09:29Z">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thu hút</w:t>
      </w:r>
    </w:p>
  </w:comment>
  <w:comment w:author="12-Trần Quang Hiển" w:id="5" w:date="2025-12-16T04:34:49Z">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Vài ngày sau,</w:t>
      </w:r>
    </w:p>
  </w:comment>
  <w:comment w:author="34 - Đặng Việt Thành" w:id="0" w:date="2025-12-16T04:34:21Z">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Grob 🥀</w:t>
      </w:r>
    </w:p>
  </w:comment>
  <w:comment w:author="34 - Đặng Việt Thành" w:id="16" w:date="2025-12-16T05:22:28Z">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đứng</w:t>
      </w:r>
    </w:p>
  </w:comment>
  <w:comment w:author="12-Trần Quang Hiển" w:id="19" w:date="2025-12-16T04:50:24Z">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thúi</w:t>
      </w:r>
    </w:p>
  </w:comment>
  <w:comment w:author="12-Trần Quang Hiển" w:id="10" w:date="2025-12-16T04:43:23Z">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nay</w:t>
      </w:r>
    </w:p>
  </w:comment>
  <w:comment w:author="34 - Đặng Việt Thành" w:id="11" w:date="2025-12-16T04:43:31Z">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Fym</w:t>
      </w:r>
    </w:p>
  </w:comment>
  <w:comment w:author="34 - Đặng Việt Thành" w:id="12" w:date="2025-12-16T05:05:08Z">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"Bài nay" is not the context nor even a real word nigga</w:t>
      </w:r>
    </w:p>
  </w:comment>
  <w:comment w:author="12-Trần Quang Hiển" w:id="17" w:date="2025-12-16T04:50:17Z">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thúi</w:t>
      </w:r>
    </w:p>
  </w:comment>
  <w:comment w:author="34 - Đặng Việt Thành" w:id="18" w:date="2025-12-16T05:07:38Z">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thối is also valid nigga</w:t>
      </w:r>
    </w:p>
  </w:comment>
  <w:comment w:author="34 - Đặng Việt Thành" w:id="1" w:date="2025-12-16T04:42:32Z">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6 7 8 and drums ahh 🥀 y we counting the rhythm</w:t>
      </w:r>
    </w:p>
  </w:comment>
  <w:comment w:author="34 - Đặng Việt Thành" w:id="2" w:date="2025-12-16T04:42:32Z">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6 7 8 and drums ahh 🥀 y we counting the rhythm</w:t>
      </w:r>
    </w:p>
  </w:comment>
  <w:comment w:author="34 - Đặng Việt Thành" w:id="6" w:date="2025-12-16T04:53:16Z">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nhưng mặc dù</w:t>
      </w:r>
    </w:p>
  </w:comment>
  <w:comment w:author="34 - Đặng Việt Thành" w:id="3" w:date="2025-12-16T04:44:45Z">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Sounds a bit too cợt nhả 🥀 gotta be a different way to describe ts</w:t>
      </w:r>
    </w:p>
  </w:comment>
  <w:comment w:author="12-Trần Quang Hiển" w:id="22" w:date="2025-12-16T04:52:15Z">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thúi</w:t>
      </w:r>
    </w:p>
  </w:comment>
  <w:comment w:author="34 - Đặng Việt Thành" w:id="4" w:date="2025-12-16T04:49:18Z">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Wat is ts phép nhân hóa 🥀 definitely be reworking ts</w:t>
      </w:r>
    </w:p>
  </w:comment>
  <w:comment w:author="12-Trần Quang Hiển" w:id="14" w:date="2025-12-16T04:49:07Z">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liền</w:t>
      </w:r>
    </w:p>
  </w:comment>
  <w:comment w:author="34 - Đặng Việt Thành" w:id="15" w:date="2025-12-16T05:07:24Z">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 shit sherlock</w:t>
      </w:r>
    </w:p>
  </w:comment>
  <w:comment w:author="12-Trần Quang Hiển" w:id="20" w:date="2025-12-16T04:51:01Z">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cửa</w:t>
      </w:r>
    </w:p>
  </w:comment>
  <w:comment w:author="34 - Đặng Việt Thành" w:id="21" w:date="2025-12-16T05:08:02Z">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have never guessed</w:t>
      </w:r>
    </w:p>
  </w:comment>
  <w:comment w:author="34 - Đặng Việt Thành" w:id="7" w:date="2025-12-16T04:54:01Z">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34 - Đặng Việt Thành" w:id="9" w:date="2025-12-16T05:02:08Z">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chi chít</w:t>
      </w:r>
    </w:p>
  </w:comment>
  <w:comment w:author="12-Trần Quang Hiển" w:id="25" w:date="2025-12-16T05:00:05Z">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goongoon/facebook/phasegoon</w:t>
      </w:r>
    </w:p>
  </w:comment>
  <w:comment w:author="12-Trần Quang Hiển" w:id="26" w:date="2025-12-16T05:00:05Z">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goongoon/facebook/phasegoon</w:t>
      </w:r>
    </w:p>
  </w:comment>
  <w:comment w:author="12-Trần Quang Hiển" w:id="27" w:date="2025-12-16T05:00:05Z">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goongoon/facebook/phasegoon</w:t>
      </w:r>
    </w:p>
  </w:comment>
  <w:comment w:author="12-Trần Quang Hiển" w:id="28" w:date="2025-12-16T05:00:05Z">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goongoon/facebook/phasegoon</w:t>
      </w:r>
    </w:p>
  </w:comment>
  <w:comment w:author="34 - Đặng Việt Thành" w:id="8" w:date="2025-12-16T04:58:53Z">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đặt sounds better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